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BE3B" w14:textId="1FFCB430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FTIR litter chemistry data. (a) an NMDS plot of the litter chemistry data. The dependent variable for each scatterplot subplot is the area under the curve assigned to a specific spectral range for each sample’s FTIR spectra, with spectral area for (b) 1450 - 1475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, representative of C-H deformations in methyl and methylene groups, (c) 1700 - 1750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, representative of lipids (d) 1015 - 1080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, representative of C-O deformation of glycosidic bonds, (e) 1160 - 1230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, representative of carbohydrate C-O stretches, amide spectral bands (f) 1620 - 1645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(amide 1) and (g) 1545 - 1600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(amide 2), and carbohydrate ester bands (h) 970 - 1015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(i) 1100 - 1160 cm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, which are representative of C-O stretches in carbohydrate esters</w:t>
      </w:r>
      <w:ins w:id="0" w:author="Brian Chung" w:date="2025-11-06T23:53:00Z" w16du:dateUtc="2025-11-07T07:53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. </w:t>
        </w:r>
      </w:ins>
      <w:ins w:id="1" w:author="Brian Chung" w:date="2025-11-06T23:54:00Z" w16du:dateUtc="2025-11-07T07:54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Significant effects by precipitation treatment, ecosystem, or their interaction are noted</w:t>
        </w:r>
      </w:ins>
      <w:ins w:id="2" w:author="Brian Chung" w:date="2025-11-06T23:55:00Z" w16du:dateUtc="2025-11-07T07:55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 for each subplot</w:t>
        </w:r>
      </w:ins>
      <w:ins w:id="3" w:author="Brian Chung" w:date="2025-11-06T23:54:00Z" w16du:dateUtc="2025-11-07T07:54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 by asterisk</w:t>
        </w:r>
      </w:ins>
      <w:ins w:id="4" w:author="Brian Chung" w:date="2025-11-06T23:55:00Z" w16du:dateUtc="2025-11-07T07:55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s. </w:t>
        </w:r>
      </w:ins>
      <w:ins w:id="5" w:author="Brian Chung" w:date="2025-11-06T23:53:00Z" w16du:dateUtc="2025-11-07T07:53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Further information on p-values and effect sizes are in Table S1</w:t>
        </w:r>
      </w:ins>
      <w:ins w:id="6" w:author="Brian Chung" w:date="2025-11-06T23:55:00Z" w16du:dateUtc="2025-11-07T07:55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ins>
    </w:p>
    <w:p w14:paraId="0EA4B4CE" w14:textId="77777777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844C6E2" wp14:editId="0FD0B296">
            <wp:extent cx="5788325" cy="5900468"/>
            <wp:effectExtent l="0" t="0" r="3175" b="508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0364" cy="5902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8EE5E" w14:textId="77777777" w:rsidR="00C8277C" w:rsidRDefault="00C8277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49D7A71" w14:textId="3D6359F5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CAZyme gene abundance, where each panel is the abundance of CAZyme genes for a putative substrate. Significant effects by precipitation treatment, ecosystem, or their interaction </w:t>
      </w:r>
      <w:ins w:id="7" w:author="Brian Chung" w:date="2025-11-06T23:54:00Z" w16du:dateUtc="2025-11-07T07:54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are</w:t>
        </w:r>
      </w:ins>
      <w:del w:id="8" w:author="Brian Chung" w:date="2025-11-06T23:54:00Z" w16du:dateUtc="2025-11-07T07:54:00Z">
        <w:r w:rsidDel="00903723">
          <w:rPr>
            <w:rFonts w:ascii="Times New Roman" w:eastAsia="Times New Roman" w:hAnsi="Times New Roman" w:cs="Times New Roman"/>
            <w:sz w:val="24"/>
            <w:szCs w:val="24"/>
          </w:rPr>
          <w:delText>or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 noted for each subplot with asterisks. Further information on p-values and effect sizes are in Table </w:t>
      </w:r>
      <w:ins w:id="9" w:author="Brian Chung" w:date="2025-11-06T23:53:00Z" w16du:dateUtc="2025-11-07T07:53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S1</w:t>
        </w:r>
      </w:ins>
      <w:del w:id="10" w:author="Brian Chung" w:date="2025-11-06T23:53:00Z" w16du:dateUtc="2025-11-07T07:53:00Z">
        <w:r w:rsidDel="00903723">
          <w:rPr>
            <w:rFonts w:ascii="Times New Roman" w:eastAsia="Times New Roman" w:hAnsi="Times New Roman" w:cs="Times New Roman"/>
            <w:sz w:val="24"/>
            <w:szCs w:val="24"/>
          </w:rPr>
          <w:delText>3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>. The putative substrates are (a) peptidoglycan, (b) chitin, (c) cellulose, (d) hemicellulose, (e) starch, (f) polysaccharides, (g) lignin, (h) oligosaccharides</w:t>
      </w:r>
    </w:p>
    <w:p w14:paraId="386F2947" w14:textId="77777777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685D77" wp14:editId="1ED688EE">
            <wp:extent cx="5943600" cy="462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F55AC" w14:textId="77777777" w:rsidR="00C8277C" w:rsidRDefault="00C827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668E5" w14:textId="77777777" w:rsidR="00C8277C" w:rsidRDefault="00C827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308FD" w14:textId="77777777" w:rsidR="00C8277C" w:rsidRDefault="00C827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C85B0" w14:textId="77777777" w:rsidR="00C8277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br w:type="page"/>
      </w:r>
    </w:p>
    <w:p w14:paraId="2BA1781F" w14:textId="6773BF52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Figure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Changes in community composition over time and between different ecosystems estimated from reads. (a) Taxonomic diversity presented as the alpha diversity based on genus-level annotations derived from metagenomics. (b) Fungal:bacterial ratios estimated as abundance ratios of the two groups from the same dataset.</w:t>
      </w:r>
      <w:ins w:id="11" w:author="Brian Chung" w:date="2025-11-06T23:53:00Z" w16du:dateUtc="2025-11-07T07:53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 Significant </w:t>
        </w:r>
      </w:ins>
      <w:ins w:id="12" w:author="Brian Chung" w:date="2025-11-06T23:54:00Z" w16du:dateUtc="2025-11-07T07:54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effects by precipitation treatment, ecosystem, </w:t>
        </w:r>
      </w:ins>
      <w:ins w:id="13" w:author="Brian Chung" w:date="2025-11-06T23:56:00Z" w16du:dateUtc="2025-11-07T07:56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or their interaction are noted for each subplot by asterisks. Further information on p-values and effect sizes are in Table S1.</w:t>
        </w:r>
      </w:ins>
    </w:p>
    <w:p w14:paraId="6C8A062A" w14:textId="18103485" w:rsidR="00C8277C" w:rsidRDefault="0090372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BB9B86" wp14:editId="431E8F1C">
            <wp:extent cx="5943600" cy="4355792"/>
            <wp:effectExtent l="0" t="0" r="0" b="6985"/>
            <wp:docPr id="1120518019" name="Picture 1" descr="A graph of different stages of grow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8019" name="Picture 1" descr="A graph of different stages of growt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50" cy="43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6F59" w14:textId="77777777" w:rsidR="00C8277C" w:rsidRDefault="0000000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br w:type="page"/>
      </w:r>
    </w:p>
    <w:p w14:paraId="658B66FF" w14:textId="09E0B4D2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Figure 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Vmax. Enzymes are (a) ɑ-glucosidase (AG), (b) β-glucosidase (BG), (c) β-xylosidase (BX), (d) cellobiohydrolase (CBH), (e) leucine aminopeptidase (LAP), and (f) N-acetyl-β-glucosaminidase. Vmax of the carbon-degrading hydrolases – AG, BG, BX, and CBH – are summed up in (g)</w:t>
      </w:r>
      <w:ins w:id="14" w:author="Brian Chung" w:date="2025-11-06T23:56:00Z" w16du:dateUtc="2025-11-07T07:56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 xml:space="preserve">. Significant effects for </w:t>
        </w:r>
      </w:ins>
      <w:ins w:id="15" w:author="Brian Chung" w:date="2025-11-06T23:57:00Z" w16du:dateUtc="2025-11-07T07:57:00Z">
        <w:r w:rsidR="00903723">
          <w:rPr>
            <w:rFonts w:ascii="Times New Roman" w:eastAsia="Times New Roman" w:hAnsi="Times New Roman" w:cs="Times New Roman"/>
            <w:sz w:val="24"/>
            <w:szCs w:val="24"/>
          </w:rPr>
          <w:t>precipitation treatments, ecosystem, or their interaction are noted for each subplot with asterisks. Further information on p-values and effect sizes are in Table S1.</w:t>
        </w:r>
      </w:ins>
    </w:p>
    <w:p w14:paraId="2FFB3149" w14:textId="77777777" w:rsidR="00C8277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142193" wp14:editId="2658DD6B">
            <wp:extent cx="5943600" cy="6172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E7F88" w14:textId="77777777" w:rsidR="00C8277C" w:rsidRDefault="00C827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F5F39" w14:textId="77777777" w:rsidR="00C8277C" w:rsidRDefault="00C8277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827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Chung">
    <w15:presenceInfo w15:providerId="Windows Live" w15:userId="fdf24957ba71c5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77C"/>
    <w:rsid w:val="00903723"/>
    <w:rsid w:val="00C8277C"/>
    <w:rsid w:val="00EE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7042"/>
  <w15:docId w15:val="{740AE393-4C1A-4F6D-B642-C8AC9EED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90372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Chung</cp:lastModifiedBy>
  <cp:revision>2</cp:revision>
  <dcterms:created xsi:type="dcterms:W3CDTF">2025-11-07T07:51:00Z</dcterms:created>
  <dcterms:modified xsi:type="dcterms:W3CDTF">2025-11-07T07:57:00Z</dcterms:modified>
</cp:coreProperties>
</file>