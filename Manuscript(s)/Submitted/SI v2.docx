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77DB" w14:textId="14FCE6D6" w:rsidR="00DC591C" w:rsidRPr="00DC591C" w:rsidRDefault="00130E2E" w:rsidP="00DC591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S1</w:t>
      </w:r>
      <w:r w:rsidRPr="00DC59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C591C" w:rsidRPr="00DC591C">
        <w:rPr>
          <w:rFonts w:ascii="Times New Roman" w:eastAsia="Times New Roman" w:hAnsi="Times New Roman" w:cs="Times New Roman"/>
          <w:sz w:val="24"/>
          <w:szCs w:val="24"/>
        </w:rPr>
        <w:t xml:space="preserve">FTIR-derived </w:t>
      </w:r>
      <w:r w:rsidR="00DC591C">
        <w:rPr>
          <w:rFonts w:ascii="Times New Roman" w:eastAsia="Times New Roman" w:hAnsi="Times New Roman" w:cs="Times New Roman"/>
          <w:sz w:val="24"/>
          <w:szCs w:val="24"/>
        </w:rPr>
        <w:t>spectral abundance for the range of wavele</w:t>
      </w:r>
      <w:del w:id="0" w:author="Brian Chung" w:date="2025-11-10T22:58:00Z" w16du:dateUtc="2025-11-11T06:58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g</w:delText>
        </w:r>
      </w:del>
      <w:ins w:id="1" w:author="Brian Chung" w:date="2025-11-10T22:57:00Z" w16du:dateUtc="2025-11-11T06:57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ins w:id="2" w:author="Brian Chung" w:date="2025-11-10T22:58:00Z" w16du:dateUtc="2025-11-11T06:58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g</w:t>
        </w:r>
      </w:ins>
      <w:ins w:id="3" w:author="Brian Chung" w:date="2025-11-10T22:57:00Z" w16du:dateUtc="2025-11-11T06:57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t</w:t>
        </w:r>
      </w:ins>
      <w:r w:rsidR="00DC591C">
        <w:rPr>
          <w:rFonts w:ascii="Times New Roman" w:eastAsia="Times New Roman" w:hAnsi="Times New Roman" w:cs="Times New Roman"/>
          <w:sz w:val="24"/>
          <w:szCs w:val="24"/>
        </w:rPr>
        <w:t>h</w:t>
      </w:r>
      <w:del w:id="4" w:author="Brian Chung" w:date="2025-11-10T22:57:00Z" w16du:dateUtc="2025-11-11T06:57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t</w:delText>
        </w:r>
      </w:del>
      <w:r w:rsidR="00DC591C">
        <w:rPr>
          <w:rFonts w:ascii="Times New Roman" w:eastAsia="Times New Roman" w:hAnsi="Times New Roman" w:cs="Times New Roman"/>
          <w:sz w:val="24"/>
          <w:szCs w:val="24"/>
        </w:rPr>
        <w:t>s and their prin</w:t>
      </w:r>
      <w:del w:id="5" w:author="Brian Chung" w:date="2025-11-10T22:58:00Z" w16du:dateUtc="2025-11-11T06:58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i</w:delText>
        </w:r>
      </w:del>
      <w:r w:rsidR="00DC591C">
        <w:rPr>
          <w:rFonts w:ascii="Times New Roman" w:eastAsia="Times New Roman" w:hAnsi="Times New Roman" w:cs="Times New Roman"/>
          <w:sz w:val="24"/>
          <w:szCs w:val="24"/>
        </w:rPr>
        <w:t>c</w:t>
      </w:r>
      <w:ins w:id="6" w:author="Brian Chung" w:date="2025-11-10T22:58:00Z" w16du:dateUtc="2025-11-11T06:58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ip</w:t>
        </w:r>
      </w:ins>
      <w:r w:rsidR="00DC591C">
        <w:rPr>
          <w:rFonts w:ascii="Times New Roman" w:eastAsia="Times New Roman" w:hAnsi="Times New Roman" w:cs="Times New Roman"/>
          <w:sz w:val="24"/>
          <w:szCs w:val="24"/>
        </w:rPr>
        <w:t>al compo</w:t>
      </w:r>
      <w:ins w:id="7" w:author="Brian Chung" w:date="2025-11-10T22:58:00Z" w16du:dateUtc="2025-11-11T06:58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del w:id="8" w:author="Brian Chung" w:date="2025-11-10T22:58:00Z" w16du:dateUtc="2025-11-11T06:58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m</w:delText>
        </w:r>
      </w:del>
      <w:r w:rsidR="00DC591C">
        <w:rPr>
          <w:rFonts w:ascii="Times New Roman" w:eastAsia="Times New Roman" w:hAnsi="Times New Roman" w:cs="Times New Roman"/>
          <w:sz w:val="24"/>
          <w:szCs w:val="24"/>
        </w:rPr>
        <w:t>ents (PCs) from a prin</w:t>
      </w:r>
      <w:ins w:id="9" w:author="Brian Chung" w:date="2025-11-10T22:57:00Z" w16du:dateUtc="2025-11-11T06:57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c</w:t>
        </w:r>
      </w:ins>
      <w:r w:rsidR="00DC591C">
        <w:rPr>
          <w:rFonts w:ascii="Times New Roman" w:eastAsia="Times New Roman" w:hAnsi="Times New Roman" w:cs="Times New Roman"/>
          <w:sz w:val="24"/>
          <w:szCs w:val="24"/>
        </w:rPr>
        <w:t>i</w:t>
      </w:r>
      <w:ins w:id="10" w:author="Brian Chung" w:date="2025-11-10T22:57:00Z" w16du:dateUtc="2025-11-11T06:57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p</w:t>
        </w:r>
      </w:ins>
      <w:del w:id="11" w:author="Brian Chung" w:date="2025-11-10T22:57:00Z" w16du:dateUtc="2025-11-11T06:57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c</w:delText>
        </w:r>
      </w:del>
      <w:r w:rsidR="00DC591C">
        <w:rPr>
          <w:rFonts w:ascii="Times New Roman" w:eastAsia="Times New Roman" w:hAnsi="Times New Roman" w:cs="Times New Roman"/>
          <w:sz w:val="24"/>
          <w:szCs w:val="24"/>
        </w:rPr>
        <w:t>al compo</w:t>
      </w:r>
      <w:ins w:id="12" w:author="Brian Chung" w:date="2025-11-10T22:57:00Z" w16du:dateUtc="2025-11-11T06:57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del w:id="13" w:author="Brian Chung" w:date="2025-11-10T22:57:00Z" w16du:dateUtc="2025-11-11T06:57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m</w:delText>
        </w:r>
      </w:del>
      <w:r w:rsidR="00DC591C">
        <w:rPr>
          <w:rFonts w:ascii="Times New Roman" w:eastAsia="Times New Roman" w:hAnsi="Times New Roman" w:cs="Times New Roman"/>
          <w:sz w:val="24"/>
          <w:szCs w:val="24"/>
        </w:rPr>
        <w:t>ent analysis of all samples were used to iden</w:t>
      </w:r>
      <w:ins w:id="14" w:author="Brian Chung" w:date="2025-11-10T22:58:00Z" w16du:dateUtc="2025-11-11T06:58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t</w:t>
        </w:r>
      </w:ins>
      <w:r w:rsidR="00DC591C">
        <w:rPr>
          <w:rFonts w:ascii="Times New Roman" w:eastAsia="Times New Roman" w:hAnsi="Times New Roman" w:cs="Times New Roman"/>
          <w:sz w:val="24"/>
          <w:szCs w:val="24"/>
        </w:rPr>
        <w:t>ify the peaks that showed distinct variation across the trea</w:t>
      </w:r>
      <w:ins w:id="15" w:author="Brian Chung" w:date="2025-11-10T22:58:00Z" w16du:dateUtc="2025-11-11T06:58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tm</w:t>
        </w:r>
      </w:ins>
      <w:r w:rsidR="00DC591C">
        <w:rPr>
          <w:rFonts w:ascii="Times New Roman" w:eastAsia="Times New Roman" w:hAnsi="Times New Roman" w:cs="Times New Roman"/>
          <w:sz w:val="24"/>
          <w:szCs w:val="24"/>
        </w:rPr>
        <w:t>e</w:t>
      </w:r>
      <w:del w:id="16" w:author="Brian Chung" w:date="2025-11-10T22:58:00Z" w16du:dateUtc="2025-11-11T06:58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m</w:delText>
        </w:r>
      </w:del>
      <w:r w:rsidR="00DC591C">
        <w:rPr>
          <w:rFonts w:ascii="Times New Roman" w:eastAsia="Times New Roman" w:hAnsi="Times New Roman" w:cs="Times New Roman"/>
          <w:sz w:val="24"/>
          <w:szCs w:val="24"/>
        </w:rPr>
        <w:t>nts. The following wavele</w:t>
      </w:r>
      <w:ins w:id="17" w:author="Brian Chung" w:date="2025-11-10T22:57:00Z" w16du:dateUtc="2025-11-11T06:57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r w:rsidR="00DC591C">
        <w:rPr>
          <w:rFonts w:ascii="Times New Roman" w:eastAsia="Times New Roman" w:hAnsi="Times New Roman" w:cs="Times New Roman"/>
          <w:sz w:val="24"/>
          <w:szCs w:val="24"/>
        </w:rPr>
        <w:t>g</w:t>
      </w:r>
      <w:del w:id="18" w:author="Brian Chung" w:date="2025-11-10T22:57:00Z" w16du:dateUtc="2025-11-11T06:57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h</w:delText>
        </w:r>
      </w:del>
      <w:r w:rsidR="00DC591C">
        <w:rPr>
          <w:rFonts w:ascii="Times New Roman" w:eastAsia="Times New Roman" w:hAnsi="Times New Roman" w:cs="Times New Roman"/>
          <w:sz w:val="24"/>
          <w:szCs w:val="24"/>
        </w:rPr>
        <w:t>t</w:t>
      </w:r>
      <w:ins w:id="19" w:author="Brian Chung" w:date="2025-11-10T22:57:00Z" w16du:dateUtc="2025-11-11T06:57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h</w:t>
        </w:r>
      </w:ins>
      <w:r w:rsidR="00DC591C">
        <w:rPr>
          <w:rFonts w:ascii="Times New Roman" w:eastAsia="Times New Roman" w:hAnsi="Times New Roman" w:cs="Times New Roman"/>
          <w:sz w:val="24"/>
          <w:szCs w:val="24"/>
        </w:rPr>
        <w:t>s were used in our analysis of ch</w:t>
      </w:r>
      <w:del w:id="20" w:author="Brian Chung" w:date="2025-11-10T22:57:00Z" w16du:dateUtc="2025-11-11T06:57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n</w:delText>
        </w:r>
      </w:del>
      <w:r w:rsidR="00DC591C">
        <w:rPr>
          <w:rFonts w:ascii="Times New Roman" w:eastAsia="Times New Roman" w:hAnsi="Times New Roman" w:cs="Times New Roman"/>
          <w:sz w:val="24"/>
          <w:szCs w:val="24"/>
        </w:rPr>
        <w:t>a</w:t>
      </w:r>
      <w:ins w:id="21" w:author="Brian Chung" w:date="2025-11-10T22:57:00Z" w16du:dateUtc="2025-11-11T06:57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n</w:t>
        </w:r>
      </w:ins>
      <w:r w:rsidR="00DC591C">
        <w:rPr>
          <w:rFonts w:ascii="Times New Roman" w:eastAsia="Times New Roman" w:hAnsi="Times New Roman" w:cs="Times New Roman"/>
          <w:sz w:val="24"/>
          <w:szCs w:val="24"/>
        </w:rPr>
        <w:t>ges in plant litter che</w:t>
      </w:r>
      <w:ins w:id="22" w:author="Brian Chung" w:date="2025-11-10T22:57:00Z" w16du:dateUtc="2025-11-11T06:57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m</w:t>
        </w:r>
      </w:ins>
      <w:del w:id="23" w:author="Brian Chung" w:date="2025-11-10T22:57:00Z" w16du:dateUtc="2025-11-11T06:57:00Z">
        <w:r w:rsid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n</w:delText>
        </w:r>
      </w:del>
      <w:r w:rsidR="00DC591C">
        <w:rPr>
          <w:rFonts w:ascii="Times New Roman" w:eastAsia="Times New Roman" w:hAnsi="Times New Roman" w:cs="Times New Roman"/>
          <w:sz w:val="24"/>
          <w:szCs w:val="24"/>
        </w:rPr>
        <w:t xml:space="preserve">istry: </w:t>
      </w:r>
    </w:p>
    <w:p w14:paraId="734B125E" w14:textId="77777777" w:rsidR="00DC591C" w:rsidRDefault="00DC591C" w:rsidP="00DC591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A33B849" w14:textId="69296B85" w:rsidR="00DC591C" w:rsidRPr="00DC591C" w:rsidRDefault="00DC591C" w:rsidP="00DC591C">
      <w:pPr>
        <w:rPr>
          <w:rFonts w:ascii="Times New Roman" w:eastAsia="Times New Roman" w:hAnsi="Times New Roman" w:cs="Times New Roman"/>
          <w:sz w:val="24"/>
          <w:szCs w:val="24"/>
        </w:rPr>
      </w:pPr>
      <w:r w:rsidRPr="00DC591C">
        <w:rPr>
          <w:rFonts w:ascii="Times New Roman" w:eastAsia="Times New Roman" w:hAnsi="Times New Roman" w:cs="Times New Roman"/>
          <w:sz w:val="24"/>
          <w:szCs w:val="24"/>
        </w:rPr>
        <w:t>970-1015: Carbo</w:t>
      </w:r>
      <w:ins w:id="24" w:author="Brian Chung" w:date="2025-11-10T23:00:00Z" w16du:dateUtc="2025-11-11T07:00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hydrates</w:t>
        </w:r>
      </w:ins>
      <w:del w:id="25" w:author="Brian Chung" w:date="2025-11-10T23:00:00Z" w16du:dateUtc="2025-11-11T07:00:00Z">
        <w:r w:rsidRP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1</w:delText>
        </w:r>
      </w:del>
      <w:r w:rsidRPr="00DC591C">
        <w:rPr>
          <w:rFonts w:ascii="Times New Roman" w:eastAsia="Times New Roman" w:hAnsi="Times New Roman" w:cs="Times New Roman"/>
          <w:sz w:val="24"/>
          <w:szCs w:val="24"/>
        </w:rPr>
        <w:t>, ester bonds</w:t>
      </w:r>
      <w:del w:id="26" w:author="Brian Chung" w:date="2025-11-10T23:00:00Z" w16du:dateUtc="2025-11-11T07:00:00Z">
        <w:r w:rsidRP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 xml:space="preserve">  </w:delText>
        </w:r>
      </w:del>
    </w:p>
    <w:p w14:paraId="2D31CD5E" w14:textId="12B87817" w:rsidR="00DC591C" w:rsidRPr="00DC591C" w:rsidRDefault="00DC591C" w:rsidP="00DC591C">
      <w:pPr>
        <w:rPr>
          <w:rFonts w:ascii="Times New Roman" w:eastAsia="Times New Roman" w:hAnsi="Times New Roman" w:cs="Times New Roman"/>
          <w:sz w:val="24"/>
          <w:szCs w:val="24"/>
        </w:rPr>
      </w:pPr>
      <w:r w:rsidRPr="00DC591C">
        <w:rPr>
          <w:rFonts w:ascii="Times New Roman" w:eastAsia="Times New Roman" w:hAnsi="Times New Roman" w:cs="Times New Roman"/>
          <w:sz w:val="24"/>
          <w:szCs w:val="24"/>
        </w:rPr>
        <w:t>1015-1080: Carbo</w:t>
      </w:r>
      <w:ins w:id="27" w:author="Brian Chung" w:date="2025-11-10T23:00:00Z" w16du:dateUtc="2025-11-11T07:00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hydrates</w:t>
        </w:r>
      </w:ins>
      <w:del w:id="28" w:author="Brian Chung" w:date="2025-11-10T23:00:00Z" w16du:dateUtc="2025-11-11T07:00:00Z">
        <w:r w:rsidRP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2</w:delText>
        </w:r>
      </w:del>
      <w:r w:rsidRPr="00DC591C">
        <w:rPr>
          <w:rFonts w:ascii="Times New Roman" w:eastAsia="Times New Roman" w:hAnsi="Times New Roman" w:cs="Times New Roman"/>
          <w:sz w:val="24"/>
          <w:szCs w:val="24"/>
        </w:rPr>
        <w:t>, glycosidic bond</w:t>
      </w:r>
      <w:del w:id="29" w:author="Brian Chung" w:date="2025-11-10T23:00:00Z" w16du:dateUtc="2025-11-11T07:00:00Z">
        <w:r w:rsidRP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</w:p>
    <w:p w14:paraId="6AA06AEF" w14:textId="4CC95FA8" w:rsidR="00DC591C" w:rsidRPr="00DC591C" w:rsidRDefault="00DC591C" w:rsidP="00DC591C">
      <w:pPr>
        <w:rPr>
          <w:rFonts w:ascii="Times New Roman" w:eastAsia="Times New Roman" w:hAnsi="Times New Roman" w:cs="Times New Roman"/>
          <w:sz w:val="24"/>
          <w:szCs w:val="24"/>
        </w:rPr>
      </w:pPr>
      <w:r w:rsidRPr="00DC591C">
        <w:rPr>
          <w:rFonts w:ascii="Times New Roman" w:eastAsia="Times New Roman" w:hAnsi="Times New Roman" w:cs="Times New Roman"/>
          <w:sz w:val="24"/>
          <w:szCs w:val="24"/>
        </w:rPr>
        <w:t>1100-1160: Carbo</w:t>
      </w:r>
      <w:ins w:id="30" w:author="Brian Chung" w:date="2025-11-10T23:00:00Z" w16du:dateUtc="2025-11-11T07:00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hydrates</w:t>
        </w:r>
      </w:ins>
      <w:del w:id="31" w:author="Brian Chung" w:date="2025-11-10T23:00:00Z" w16du:dateUtc="2025-11-11T07:00:00Z">
        <w:r w:rsidRP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3</w:delText>
        </w:r>
      </w:del>
      <w:r w:rsidRPr="00DC591C">
        <w:rPr>
          <w:rFonts w:ascii="Times New Roman" w:eastAsia="Times New Roman" w:hAnsi="Times New Roman" w:cs="Times New Roman"/>
          <w:sz w:val="24"/>
          <w:szCs w:val="24"/>
        </w:rPr>
        <w:t>, ester bonds</w:t>
      </w:r>
      <w:del w:id="32" w:author="Brian Chung" w:date="2025-11-10T23:00:00Z" w16du:dateUtc="2025-11-11T07:00:00Z">
        <w:r w:rsidRP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</w:p>
    <w:p w14:paraId="46ACC65D" w14:textId="391B5018" w:rsidR="00130E2E" w:rsidRPr="00DC591C" w:rsidRDefault="00DC591C" w:rsidP="00DC591C">
      <w:pPr>
        <w:rPr>
          <w:rFonts w:ascii="Times New Roman" w:eastAsia="Times New Roman" w:hAnsi="Times New Roman" w:cs="Times New Roman"/>
          <w:sz w:val="24"/>
          <w:szCs w:val="24"/>
        </w:rPr>
      </w:pPr>
      <w:r w:rsidRPr="00DC591C">
        <w:rPr>
          <w:rFonts w:ascii="Times New Roman" w:eastAsia="Times New Roman" w:hAnsi="Times New Roman" w:cs="Times New Roman"/>
          <w:sz w:val="24"/>
          <w:szCs w:val="24"/>
        </w:rPr>
        <w:t>1160-1230: Carbo</w:t>
      </w:r>
      <w:ins w:id="33" w:author="Brian Chung" w:date="2025-11-10T23:00:00Z" w16du:dateUtc="2025-11-11T07:00:00Z">
        <w:r w:rsidR="001F1F9F">
          <w:rPr>
            <w:rFonts w:ascii="Times New Roman" w:eastAsia="Times New Roman" w:hAnsi="Times New Roman" w:cs="Times New Roman"/>
            <w:sz w:val="24"/>
            <w:szCs w:val="24"/>
          </w:rPr>
          <w:t>hydrates</w:t>
        </w:r>
      </w:ins>
      <w:del w:id="34" w:author="Brian Chung" w:date="2025-11-10T23:00:00Z" w16du:dateUtc="2025-11-11T07:00:00Z">
        <w:r w:rsidRP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>4</w:delText>
        </w:r>
      </w:del>
      <w:r w:rsidRPr="00DC591C">
        <w:rPr>
          <w:rFonts w:ascii="Times New Roman" w:eastAsia="Times New Roman" w:hAnsi="Times New Roman" w:cs="Times New Roman"/>
          <w:sz w:val="24"/>
          <w:szCs w:val="24"/>
        </w:rPr>
        <w:t>, C-O stretching</w:t>
      </w:r>
    </w:p>
    <w:p w14:paraId="1D20FCF2" w14:textId="77777777" w:rsidR="00DC591C" w:rsidRPr="00DC591C" w:rsidRDefault="00DC591C" w:rsidP="00DC591C">
      <w:pPr>
        <w:rPr>
          <w:rFonts w:ascii="Times New Roman" w:eastAsia="Times New Roman" w:hAnsi="Times New Roman" w:cs="Times New Roman"/>
          <w:sz w:val="24"/>
          <w:szCs w:val="24"/>
        </w:rPr>
      </w:pPr>
      <w:r w:rsidRPr="00DC591C">
        <w:rPr>
          <w:rFonts w:ascii="Times New Roman" w:eastAsia="Times New Roman" w:hAnsi="Times New Roman" w:cs="Times New Roman"/>
          <w:sz w:val="24"/>
          <w:szCs w:val="24"/>
        </w:rPr>
        <w:t>1450-1475: Alkane (C-H bending)</w:t>
      </w:r>
    </w:p>
    <w:p w14:paraId="1594869D" w14:textId="77777777" w:rsidR="00DC591C" w:rsidRPr="00DC591C" w:rsidRDefault="00DC591C" w:rsidP="00DC591C">
      <w:pPr>
        <w:rPr>
          <w:rFonts w:ascii="Times New Roman" w:eastAsia="Times New Roman" w:hAnsi="Times New Roman" w:cs="Times New Roman"/>
          <w:sz w:val="24"/>
          <w:szCs w:val="24"/>
        </w:rPr>
      </w:pPr>
      <w:r w:rsidRPr="00DC591C">
        <w:rPr>
          <w:rFonts w:ascii="Times New Roman" w:eastAsia="Times New Roman" w:hAnsi="Times New Roman" w:cs="Times New Roman"/>
          <w:sz w:val="24"/>
          <w:szCs w:val="24"/>
        </w:rPr>
        <w:t>1545-1600: Proteins (amide 2, N-H bending)</w:t>
      </w:r>
      <w:del w:id="35" w:author="Brian Chung" w:date="2025-11-10T23:00:00Z" w16du:dateUtc="2025-11-11T07:00:00Z">
        <w:r w:rsidRPr="00DC591C" w:rsidDel="001F1F9F"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</w:del>
    </w:p>
    <w:p w14:paraId="7DFCFF6F" w14:textId="77777777" w:rsidR="00DC591C" w:rsidRPr="00DC591C" w:rsidRDefault="00DC591C" w:rsidP="00DC591C">
      <w:pPr>
        <w:rPr>
          <w:rFonts w:ascii="Times New Roman" w:eastAsia="Times New Roman" w:hAnsi="Times New Roman" w:cs="Times New Roman"/>
          <w:sz w:val="24"/>
          <w:szCs w:val="24"/>
        </w:rPr>
      </w:pPr>
      <w:r w:rsidRPr="00DC591C">
        <w:rPr>
          <w:rFonts w:ascii="Times New Roman" w:eastAsia="Times New Roman" w:hAnsi="Times New Roman" w:cs="Times New Roman"/>
          <w:sz w:val="24"/>
          <w:szCs w:val="24"/>
        </w:rPr>
        <w:t>1620-1645: Proteins (amide 1, N-H bending)</w:t>
      </w:r>
    </w:p>
    <w:p w14:paraId="74D5848A" w14:textId="6DE053AF" w:rsidR="00DC591C" w:rsidRPr="00DC591C" w:rsidRDefault="00DC591C" w:rsidP="00DC591C">
      <w:pPr>
        <w:rPr>
          <w:rFonts w:ascii="Times New Roman" w:eastAsia="Times New Roman" w:hAnsi="Times New Roman" w:cs="Times New Roman"/>
          <w:sz w:val="24"/>
          <w:szCs w:val="24"/>
        </w:rPr>
      </w:pPr>
      <w:r w:rsidRPr="00DC591C">
        <w:rPr>
          <w:rFonts w:ascii="Times New Roman" w:eastAsia="Times New Roman" w:hAnsi="Times New Roman" w:cs="Times New Roman"/>
          <w:sz w:val="24"/>
          <w:szCs w:val="24"/>
        </w:rPr>
        <w:t>1700-1750: Lipids (aldehyde or esters with C=O stretching)</w:t>
      </w:r>
    </w:p>
    <w:p w14:paraId="7210418A" w14:textId="77777777" w:rsidR="00130E2E" w:rsidRDefault="00130E2E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701DB6D" w14:textId="0A6BC683" w:rsidR="00130E2E" w:rsidRDefault="00130E2E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30E2E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63AB53FF" wp14:editId="77A31CA6">
            <wp:extent cx="5943600" cy="2042160"/>
            <wp:effectExtent l="0" t="0" r="0" b="2540"/>
            <wp:docPr id="1497384799" name="Picture 1" descr="A graph of a graph showing different types of me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4799" name="Picture 1" descr="A graph of a graph showing different types of metals&#10;&#10;AI-generated content may be incorrect."/>
                    <pic:cNvPicPr/>
                  </pic:nvPicPr>
                  <pic:blipFill rotWithShape="1">
                    <a:blip r:embed="rId4"/>
                    <a:srcRect t="9345" b="29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br w:type="page"/>
      </w:r>
    </w:p>
    <w:p w14:paraId="44FDAB48" w14:textId="7CAD14BF" w:rsidR="00AA74F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Table S1.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Effects of vegetation communities and precipitation treatments on enzyme Vmax, FTIR litter chemistry, and CAZyme gene abundance. Cohen’s D is calculated for significant main effects (either vegetation or precipitation) while significant vegetation and precipitation interactions are denoted with an asterisk. Insignificant results have empty cells. P-values are denoted for significant main effects and their interactions as asterisks * p &lt; 0.05, ** p &lt; 0.01, *** p &lt; 0.001, with main effects using p-values from Tukey’s pairwise comparisons and interactions using p-values from mixed effect models. P = Precipitation treatment. V = Vegetation community.</w:t>
      </w:r>
    </w:p>
    <w:p w14:paraId="52A0B61B" w14:textId="77777777" w:rsidR="00AA74F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Not significant under mixed effect modeling but had groups that were statistically significantly different (p &lt; 0.01) under Tukey’s pairwise comparisons</w:t>
      </w:r>
    </w:p>
    <w:tbl>
      <w:tblPr>
        <w:tblStyle w:val="a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35"/>
        <w:gridCol w:w="1875"/>
        <w:gridCol w:w="1695"/>
        <w:gridCol w:w="1425"/>
        <w:gridCol w:w="1560"/>
        <w:gridCol w:w="1560"/>
      </w:tblGrid>
      <w:tr w:rsidR="00AA74F9" w14:paraId="2D9EC21B" w14:textId="77777777" w:rsidTr="00287F56"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7188D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C4E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5FC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464A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350F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844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 x P</w:t>
            </w:r>
          </w:p>
        </w:tc>
      </w:tr>
      <w:tr w:rsidR="00AA74F9" w14:paraId="27C3F51C" w14:textId="77777777" w:rsidTr="00287F56">
        <w:trPr>
          <w:trHeight w:val="440"/>
        </w:trPr>
        <w:tc>
          <w:tcPr>
            <w:tcW w:w="14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5AA1" w14:textId="77777777" w:rsidR="00AA74F9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Enzyme Vmax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9DA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7D8A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CC4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D180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E6F4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55701EF4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FE2D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D75F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14E1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CC83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901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754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23440E9D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6CE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DBF5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BG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5102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A2D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58F6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D89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5A18DA28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720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697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BX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D5FDC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30C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CC96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8577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0D120A7F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05A7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985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CBH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C55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EAD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2.9328***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BEC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C6A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45062D3B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7538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98F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41B3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678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E81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3EE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22B54F87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2151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DE7A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NAG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9DC1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3C3F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2.4994***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E0D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EC3A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76513FD" w14:textId="77777777" w:rsidTr="00287F56">
        <w:trPr>
          <w:trHeight w:val="440"/>
        </w:trPr>
        <w:tc>
          <w:tcPr>
            <w:tcW w:w="14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BB9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FTIR band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18FF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1015 - 970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D814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51C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2.0241***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73B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1C93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64D330A5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C898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F2B7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1080 - 1015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2010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C786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2.7182***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44F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413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AA74F9" w14:paraId="47174447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1218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E8A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1160 - 1100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12E0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653D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1.2610***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B8C76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0.7146**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404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AA74F9" w14:paraId="5B5B9083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391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589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1230 - 1160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7C24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180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2.0109***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C22D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02A0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BD70321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CA0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6F1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1475 - 1450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A052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30E5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2.0938***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A97D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1A9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1119C43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D9C3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E055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1600 - 1545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1C8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613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FE21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0.9759***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039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AA74F9" w14:paraId="6C3AFBE7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791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AE3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1645 - 1620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650D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3DC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3C63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0.8644***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58C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07BB4075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ACC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27E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1750 - 1700 cm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AC5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8781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3.4802***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1EC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8E7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508466AF" w14:textId="77777777" w:rsidTr="00287F56">
        <w:trPr>
          <w:trHeight w:val="440"/>
        </w:trPr>
        <w:tc>
          <w:tcPr>
            <w:tcW w:w="14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8353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Putative substrate CAZyme gene abundance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D12F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Cellulose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BD3D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736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0CC7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F78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5E87C728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185A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6E0D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Chitin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FE56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E12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0.8150**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E8E3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18E4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4363BD69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2BB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D6D4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Hemicellulose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5F5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EAF6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1.6573***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CA37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7AB8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0B6F36F1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337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6F23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Lignin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599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174B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1.0556***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8F9C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0.7647**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14C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E01B288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7FCF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3144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Oligosaccharides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8BE0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0C2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1.1331***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3712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6D88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A671AA0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C0C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928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Peptidoglycan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F9D9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5B3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DB3E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E08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4A40F7FE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35B5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227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Polysaccharides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148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A0EC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7B76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5620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4F9" w14:paraId="15F84B6D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BA8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3639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Starch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E661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5B728" w14:textId="77777777" w:rsidR="00AA74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1.3334***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61E9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EA7B" w14:textId="77777777" w:rsidR="00AA74F9" w:rsidRDefault="00AA74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7F56" w14:paraId="4D7F9305" w14:textId="77777777" w:rsidTr="00287F56">
        <w:trPr>
          <w:trHeight w:val="440"/>
        </w:trPr>
        <w:tc>
          <w:tcPr>
            <w:tcW w:w="14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66DE" w14:textId="79366C0C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composition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3DDF" w14:textId="62940D12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F:B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6B14" w14:textId="099B8E90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reciprocal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BAA8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7115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195A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7F56" w14:paraId="7C620E72" w14:textId="77777777" w:rsidTr="00287F56">
        <w:trPr>
          <w:trHeight w:val="440"/>
        </w:trPr>
        <w:tc>
          <w:tcPr>
            <w:tcW w:w="14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C16E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666E2" w14:textId="0D1CE0FC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Taxonomic diversity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E8B4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4437" w14:textId="779C4782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0.9080***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D185" w14:textId="77777777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7F23" w14:textId="41703BDD" w:rsidR="00287F56" w:rsidRDefault="00287F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17246CC" w14:textId="77777777" w:rsidR="00AA74F9" w:rsidRDefault="00AA74F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A74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an Chung">
    <w15:presenceInfo w15:providerId="Windows Live" w15:userId="fdf24957ba71c5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F9"/>
    <w:rsid w:val="00130E2E"/>
    <w:rsid w:val="001F1F9F"/>
    <w:rsid w:val="00287F56"/>
    <w:rsid w:val="0042657E"/>
    <w:rsid w:val="00AA74F9"/>
    <w:rsid w:val="00BC594E"/>
    <w:rsid w:val="00DC591C"/>
    <w:rsid w:val="00E14EA8"/>
    <w:rsid w:val="00FA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E7D5"/>
  <w15:docId w15:val="{C7D49883-EFF4-4F08-B186-A92564E0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1F1F9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Chung</cp:lastModifiedBy>
  <cp:revision>5</cp:revision>
  <dcterms:created xsi:type="dcterms:W3CDTF">2025-11-08T16:23:00Z</dcterms:created>
  <dcterms:modified xsi:type="dcterms:W3CDTF">2025-11-11T07:02:00Z</dcterms:modified>
</cp:coreProperties>
</file>