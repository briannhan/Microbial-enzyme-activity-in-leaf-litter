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ADA17" w14:textId="77777777" w:rsidR="005B12DA" w:rsidRPr="00C41CBD" w:rsidRDefault="00000000" w:rsidP="004F5140">
      <w:pPr>
        <w:pStyle w:val="Title"/>
        <w:jc w:val="both"/>
        <w:rPr>
          <w:b/>
          <w:bCs/>
          <w:sz w:val="32"/>
          <w:szCs w:val="32"/>
        </w:rPr>
      </w:pPr>
      <w:bookmarkStart w:id="0" w:name="_a9y5d6f2ftsw" w:colFirst="0" w:colLast="0"/>
      <w:bookmarkEnd w:id="0"/>
      <w:r w:rsidRPr="00C41CBD">
        <w:rPr>
          <w:b/>
          <w:bCs/>
          <w:sz w:val="32"/>
          <w:szCs w:val="32"/>
        </w:rPr>
        <w:t>Plant litter chemistry and associated changes in microbial decomposition under drought</w:t>
      </w:r>
    </w:p>
    <w:p w14:paraId="1C821A86" w14:textId="77777777" w:rsidR="00AA3E19" w:rsidRPr="008D52F2" w:rsidRDefault="00AA3E19" w:rsidP="004F5140">
      <w:pPr>
        <w:jc w:val="both"/>
        <w:rPr>
          <w:rFonts w:eastAsia="Times New Roman"/>
          <w:bCs/>
          <w:sz w:val="24"/>
          <w:szCs w:val="24"/>
        </w:rPr>
      </w:pPr>
    </w:p>
    <w:p w14:paraId="79825EBE" w14:textId="7397E692" w:rsidR="008D52F2" w:rsidRPr="004F5140" w:rsidRDefault="00AA3E19" w:rsidP="004F5140">
      <w:pPr>
        <w:jc w:val="both"/>
        <w:rPr>
          <w:rFonts w:eastAsia="Times New Roman"/>
          <w:bCs/>
          <w:sz w:val="24"/>
          <w:szCs w:val="24"/>
        </w:rPr>
      </w:pPr>
      <w:r w:rsidRPr="004F5140">
        <w:rPr>
          <w:rFonts w:eastAsia="Times New Roman"/>
          <w:bCs/>
          <w:sz w:val="24"/>
          <w:szCs w:val="24"/>
        </w:rPr>
        <w:t xml:space="preserve">Running title: </w:t>
      </w:r>
      <w:r w:rsidR="008D52F2" w:rsidRPr="004F5140">
        <w:rPr>
          <w:rFonts w:eastAsia="Times New Roman"/>
          <w:bCs/>
          <w:sz w:val="24"/>
          <w:szCs w:val="24"/>
        </w:rPr>
        <w:t>Drought effect on litter chemistry and decomposition</w:t>
      </w:r>
    </w:p>
    <w:p w14:paraId="07479018" w14:textId="77777777" w:rsidR="005B12DA" w:rsidRPr="004F5140" w:rsidRDefault="005B12DA" w:rsidP="004F5140">
      <w:pPr>
        <w:jc w:val="both"/>
        <w:rPr>
          <w:rFonts w:eastAsia="Times New Roman"/>
          <w:b/>
        </w:rPr>
      </w:pPr>
    </w:p>
    <w:p w14:paraId="5F6F9453" w14:textId="3E8E422B" w:rsidR="005B12DA" w:rsidRPr="004F5140" w:rsidRDefault="00000000" w:rsidP="004F5140">
      <w:pPr>
        <w:jc w:val="both"/>
        <w:rPr>
          <w:rFonts w:eastAsia="Times New Roman"/>
        </w:rPr>
      </w:pPr>
      <w:r w:rsidRPr="004F5140">
        <w:rPr>
          <w:rFonts w:eastAsia="Times New Roman"/>
        </w:rPr>
        <w:t>Brian Chung</w:t>
      </w:r>
      <w:r w:rsidRPr="004F5140">
        <w:rPr>
          <w:rFonts w:eastAsia="Times New Roman"/>
          <w:vertAlign w:val="superscript"/>
        </w:rPr>
        <w:t>1,2</w:t>
      </w:r>
      <w:r w:rsidRPr="004F5140">
        <w:rPr>
          <w:rFonts w:eastAsia="Times New Roman"/>
        </w:rPr>
        <w:t>, Steven D. Allison</w:t>
      </w:r>
      <w:r w:rsidRPr="004F5140">
        <w:rPr>
          <w:rFonts w:eastAsia="Times New Roman"/>
          <w:vertAlign w:val="superscript"/>
        </w:rPr>
        <w:t>1,3</w:t>
      </w:r>
      <w:r w:rsidRPr="004F5140">
        <w:rPr>
          <w:rFonts w:eastAsia="Times New Roman"/>
        </w:rPr>
        <w:t xml:space="preserve">, </w:t>
      </w:r>
      <w:del w:id="1" w:author="Brian Chung" w:date="2025-10-20T22:39:00Z" w16du:dateUtc="2025-10-21T05:39:00Z">
        <w:r w:rsidRPr="004F5140" w:rsidDel="004B66C2">
          <w:rPr>
            <w:rFonts w:eastAsia="Times New Roman"/>
          </w:rPr>
          <w:delText>Claudia Weihe</w:delText>
        </w:r>
        <w:r w:rsidRPr="004F5140" w:rsidDel="004B66C2">
          <w:rPr>
            <w:rFonts w:eastAsia="Times New Roman"/>
            <w:vertAlign w:val="superscript"/>
          </w:rPr>
          <w:delText>3</w:delText>
        </w:r>
        <w:r w:rsidRPr="004F5140" w:rsidDel="004B66C2">
          <w:rPr>
            <w:rFonts w:eastAsia="Times New Roman"/>
          </w:rPr>
          <w:delText xml:space="preserve">, </w:delText>
        </w:r>
      </w:del>
      <w:r w:rsidRPr="004F5140">
        <w:rPr>
          <w:rFonts w:eastAsia="Times New Roman"/>
        </w:rPr>
        <w:t>Shi Wang</w:t>
      </w:r>
      <w:r w:rsidRPr="004F5140">
        <w:rPr>
          <w:rFonts w:eastAsia="Times New Roman"/>
          <w:vertAlign w:val="superscript"/>
        </w:rPr>
        <w:t>4</w:t>
      </w:r>
      <w:r w:rsidRPr="004F5140">
        <w:rPr>
          <w:rFonts w:eastAsia="Times New Roman"/>
        </w:rPr>
        <w:t>, Zhao Hao</w:t>
      </w:r>
      <w:r w:rsidRPr="004F5140">
        <w:rPr>
          <w:rFonts w:eastAsia="Times New Roman"/>
          <w:vertAlign w:val="superscript"/>
        </w:rPr>
        <w:t>4</w:t>
      </w:r>
      <w:r w:rsidRPr="004F5140">
        <w:rPr>
          <w:rFonts w:eastAsia="Times New Roman"/>
        </w:rPr>
        <w:t xml:space="preserve">, </w:t>
      </w:r>
      <w:del w:id="2" w:author="Brian Chung" w:date="2025-10-20T22:39:00Z" w16du:dateUtc="2025-10-21T05:39:00Z">
        <w:r w:rsidRPr="004F5140" w:rsidDel="004B66C2">
          <w:rPr>
            <w:rFonts w:eastAsia="Times New Roman"/>
          </w:rPr>
          <w:delText>Jennifer B. H. Martiny</w:delText>
        </w:r>
        <w:r w:rsidRPr="004F5140" w:rsidDel="004B66C2">
          <w:rPr>
            <w:rFonts w:eastAsia="Times New Roman"/>
            <w:vertAlign w:val="superscript"/>
          </w:rPr>
          <w:delText>3</w:delText>
        </w:r>
        <w:r w:rsidRPr="004F5140" w:rsidDel="004B66C2">
          <w:rPr>
            <w:rFonts w:eastAsia="Times New Roman"/>
          </w:rPr>
          <w:delText xml:space="preserve">, </w:delText>
        </w:r>
      </w:del>
      <w:r w:rsidRPr="004F5140">
        <w:rPr>
          <w:rFonts w:eastAsia="Times New Roman"/>
        </w:rPr>
        <w:t>Eoin L. Brodie</w:t>
      </w:r>
      <w:r w:rsidRPr="004F5140">
        <w:rPr>
          <w:rFonts w:eastAsia="Times New Roman"/>
          <w:vertAlign w:val="superscript"/>
        </w:rPr>
        <w:t>4,5</w:t>
      </w:r>
      <w:r w:rsidRPr="004F5140">
        <w:rPr>
          <w:rFonts w:eastAsia="Times New Roman"/>
        </w:rPr>
        <w:t>, Ashish A. Malik</w:t>
      </w:r>
      <w:r w:rsidRPr="004F5140">
        <w:rPr>
          <w:rFonts w:eastAsia="Times New Roman"/>
          <w:vertAlign w:val="superscript"/>
        </w:rPr>
        <w:t>,3,6</w:t>
      </w:r>
    </w:p>
    <w:p w14:paraId="569A296A" w14:textId="77777777" w:rsidR="005B12DA" w:rsidRPr="004F5140" w:rsidRDefault="005B12DA" w:rsidP="004F5140">
      <w:pPr>
        <w:jc w:val="both"/>
        <w:rPr>
          <w:rFonts w:eastAsia="Times New Roman"/>
        </w:rPr>
      </w:pPr>
    </w:p>
    <w:p w14:paraId="7333AB9C" w14:textId="77777777" w:rsidR="005B12DA" w:rsidRPr="004F5140" w:rsidRDefault="00000000" w:rsidP="004F5140">
      <w:pPr>
        <w:jc w:val="both"/>
        <w:rPr>
          <w:rFonts w:eastAsia="Times New Roman"/>
        </w:rPr>
      </w:pPr>
      <w:r w:rsidRPr="004F5140">
        <w:rPr>
          <w:rFonts w:eastAsia="Times New Roman"/>
          <w:vertAlign w:val="superscript"/>
        </w:rPr>
        <w:t>1</w:t>
      </w:r>
      <w:r w:rsidRPr="004F5140">
        <w:rPr>
          <w:rFonts w:eastAsia="Times New Roman"/>
        </w:rPr>
        <w:t>Department of Earth System Science, University of California, Irvine, CA, USA</w:t>
      </w:r>
    </w:p>
    <w:p w14:paraId="204B734A" w14:textId="77777777" w:rsidR="005B12DA" w:rsidRPr="004F5140" w:rsidRDefault="00000000" w:rsidP="004F5140">
      <w:pPr>
        <w:jc w:val="both"/>
        <w:rPr>
          <w:rFonts w:eastAsia="Times New Roman"/>
        </w:rPr>
      </w:pPr>
      <w:r w:rsidRPr="004F5140">
        <w:rPr>
          <w:rFonts w:eastAsia="Times New Roman"/>
          <w:vertAlign w:val="superscript"/>
        </w:rPr>
        <w:t>2</w:t>
      </w:r>
      <w:r w:rsidRPr="004F5140">
        <w:rPr>
          <w:rFonts w:eastAsia="Times New Roman"/>
        </w:rPr>
        <w:t>California Department of Toxic Substances Control, Cypress, CA, USA</w:t>
      </w:r>
    </w:p>
    <w:p w14:paraId="09929BDA" w14:textId="77777777" w:rsidR="005B12DA" w:rsidRPr="004F5140" w:rsidRDefault="00000000" w:rsidP="004F5140">
      <w:pPr>
        <w:jc w:val="both"/>
        <w:rPr>
          <w:rFonts w:eastAsia="Times New Roman"/>
        </w:rPr>
      </w:pPr>
      <w:r w:rsidRPr="004F5140">
        <w:rPr>
          <w:rFonts w:eastAsia="Times New Roman"/>
          <w:vertAlign w:val="superscript"/>
        </w:rPr>
        <w:t>3</w:t>
      </w:r>
      <w:r w:rsidRPr="004F5140">
        <w:rPr>
          <w:rFonts w:eastAsia="Times New Roman"/>
        </w:rPr>
        <w:t>Department of Ecology &amp; Evolutionary Biology, University of California, Irvine, CA, USA</w:t>
      </w:r>
    </w:p>
    <w:p w14:paraId="5871B5FD" w14:textId="77777777" w:rsidR="005B12DA" w:rsidRPr="004F5140" w:rsidRDefault="00000000" w:rsidP="004F5140">
      <w:pPr>
        <w:jc w:val="both"/>
        <w:rPr>
          <w:rFonts w:eastAsia="Times New Roman"/>
        </w:rPr>
      </w:pPr>
      <w:r w:rsidRPr="004F5140">
        <w:rPr>
          <w:rFonts w:eastAsia="Times New Roman"/>
          <w:vertAlign w:val="superscript"/>
        </w:rPr>
        <w:t>4</w:t>
      </w:r>
      <w:r w:rsidRPr="004F5140">
        <w:rPr>
          <w:rFonts w:eastAsia="Times New Roman"/>
        </w:rPr>
        <w:t>Earth and Environmental Sciences, Lawrence Berkeley National Laboratory, Berkeley, CA</w:t>
      </w:r>
    </w:p>
    <w:p w14:paraId="1D5F82CE" w14:textId="77777777" w:rsidR="005B12DA" w:rsidRPr="004F5140" w:rsidRDefault="00000000" w:rsidP="004F5140">
      <w:pPr>
        <w:jc w:val="both"/>
        <w:rPr>
          <w:rFonts w:eastAsia="Times New Roman"/>
        </w:rPr>
      </w:pPr>
      <w:r w:rsidRPr="004F5140">
        <w:rPr>
          <w:rFonts w:eastAsia="Times New Roman"/>
          <w:vertAlign w:val="superscript"/>
        </w:rPr>
        <w:t>5</w:t>
      </w:r>
      <w:r w:rsidRPr="004F5140">
        <w:rPr>
          <w:rFonts w:eastAsia="Times New Roman"/>
        </w:rPr>
        <w:t>Department of Environmental Science, Policy and Management, University of California, Berkeley, USA</w:t>
      </w:r>
    </w:p>
    <w:p w14:paraId="7429CEC8" w14:textId="77777777" w:rsidR="005B12DA" w:rsidRPr="004F5140" w:rsidRDefault="00000000" w:rsidP="004F5140">
      <w:pPr>
        <w:jc w:val="both"/>
        <w:rPr>
          <w:rFonts w:eastAsia="Times New Roman"/>
        </w:rPr>
      </w:pPr>
      <w:r w:rsidRPr="004F5140">
        <w:rPr>
          <w:rFonts w:eastAsia="Times New Roman"/>
          <w:vertAlign w:val="superscript"/>
        </w:rPr>
        <w:t>6</w:t>
      </w:r>
      <w:r w:rsidRPr="004F5140">
        <w:rPr>
          <w:rFonts w:eastAsia="Times New Roman"/>
        </w:rPr>
        <w:t>School of GeoSciences, University of Edinburgh, Edinburgh, UK</w:t>
      </w:r>
    </w:p>
    <w:p w14:paraId="02EEC678" w14:textId="77777777" w:rsidR="005B12DA" w:rsidRPr="004F5140" w:rsidRDefault="005B12DA" w:rsidP="004F5140">
      <w:pPr>
        <w:jc w:val="both"/>
        <w:rPr>
          <w:rFonts w:eastAsia="Times New Roman"/>
          <w:b/>
        </w:rPr>
      </w:pPr>
    </w:p>
    <w:p w14:paraId="1D40AE28" w14:textId="1298D83E" w:rsidR="005B12DA" w:rsidRPr="004F5140" w:rsidRDefault="00AA3E19" w:rsidP="004F5140">
      <w:pPr>
        <w:jc w:val="both"/>
        <w:rPr>
          <w:rFonts w:eastAsia="Times New Roman"/>
          <w:bCs/>
        </w:rPr>
      </w:pPr>
      <w:r w:rsidRPr="004F5140">
        <w:rPr>
          <w:rFonts w:eastAsia="Times New Roman"/>
          <w:bCs/>
        </w:rPr>
        <w:t xml:space="preserve">Corresponding author: Ashish A Malik, email: </w:t>
      </w:r>
      <w:hyperlink r:id="rId4" w:history="1">
        <w:r w:rsidRPr="004F5140">
          <w:rPr>
            <w:rStyle w:val="Hyperlink"/>
            <w:rFonts w:eastAsia="Times New Roman"/>
            <w:bCs/>
          </w:rPr>
          <w:t>ashish.malik@ed.ac.uk</w:t>
        </w:r>
      </w:hyperlink>
      <w:r w:rsidRPr="004F5140">
        <w:rPr>
          <w:rFonts w:eastAsia="Times New Roman"/>
          <w:bCs/>
        </w:rPr>
        <w:t xml:space="preserve"> </w:t>
      </w:r>
    </w:p>
    <w:p w14:paraId="42AA9015" w14:textId="77777777" w:rsidR="005B12DA" w:rsidRPr="002562BA" w:rsidRDefault="005B12DA" w:rsidP="004F5140">
      <w:pPr>
        <w:jc w:val="both"/>
        <w:rPr>
          <w:rFonts w:eastAsia="Times New Roman"/>
          <w:sz w:val="30"/>
          <w:szCs w:val="30"/>
        </w:rPr>
      </w:pPr>
    </w:p>
    <w:p w14:paraId="5C8196AB" w14:textId="40675DE8" w:rsidR="00AA3E19" w:rsidRDefault="00AA3E19" w:rsidP="004F5140">
      <w:pPr>
        <w:jc w:val="both"/>
        <w:rPr>
          <w:rFonts w:eastAsia="Times New Roman"/>
        </w:rPr>
      </w:pPr>
      <w:r w:rsidRPr="004F5140">
        <w:rPr>
          <w:rFonts w:eastAsia="Times New Roman"/>
          <w:sz w:val="32"/>
          <w:szCs w:val="32"/>
        </w:rPr>
        <w:t xml:space="preserve">Abstract </w:t>
      </w:r>
      <w:r w:rsidRPr="002562BA">
        <w:rPr>
          <w:rFonts w:eastAsia="Times New Roman"/>
        </w:rPr>
        <w:t>250 words</w:t>
      </w:r>
    </w:p>
    <w:p w14:paraId="49A9A95F" w14:textId="77777777" w:rsidR="002562BA" w:rsidRDefault="002562BA" w:rsidP="004F5140">
      <w:pPr>
        <w:jc w:val="both"/>
        <w:rPr>
          <w:rFonts w:eastAsia="Times New Roman"/>
        </w:rPr>
      </w:pPr>
    </w:p>
    <w:p w14:paraId="3AF47465" w14:textId="0382E258" w:rsidR="002562BA" w:rsidRDefault="002562BA" w:rsidP="004F5140">
      <w:pPr>
        <w:jc w:val="both"/>
        <w:rPr>
          <w:rFonts w:eastAsia="Times New Roman"/>
        </w:rPr>
      </w:pPr>
      <w:r>
        <w:rPr>
          <w:rFonts w:eastAsia="Times New Roman"/>
        </w:rPr>
        <w:t>Drought has consequences for microbial decomposition rates with one understudied mechanism being the indirect effect through changes in plant litter chemistry.</w:t>
      </w:r>
      <w:r w:rsidRPr="002562BA">
        <w:t xml:space="preserve"> </w:t>
      </w:r>
      <w:r>
        <w:t>Here we studied the</w:t>
      </w:r>
      <w:r w:rsidRPr="002562BA">
        <w:rPr>
          <w:rFonts w:eastAsia="Times New Roman"/>
        </w:rPr>
        <w:t xml:space="preserve"> impact </w:t>
      </w:r>
      <w:r>
        <w:rPr>
          <w:rFonts w:eastAsia="Times New Roman"/>
        </w:rPr>
        <w:t xml:space="preserve">of a </w:t>
      </w:r>
      <w:r w:rsidRPr="002562BA">
        <w:rPr>
          <w:rFonts w:eastAsia="Times New Roman"/>
        </w:rPr>
        <w:t xml:space="preserve">decade-long drought </w:t>
      </w:r>
      <w:r>
        <w:rPr>
          <w:rFonts w:eastAsia="Times New Roman"/>
        </w:rPr>
        <w:t xml:space="preserve">on </w:t>
      </w:r>
      <w:r w:rsidRPr="002562BA">
        <w:rPr>
          <w:rFonts w:eastAsia="Times New Roman"/>
        </w:rPr>
        <w:t xml:space="preserve">plant litter chemistry </w:t>
      </w:r>
      <w:r>
        <w:rPr>
          <w:rFonts w:eastAsia="Times New Roman"/>
        </w:rPr>
        <w:t xml:space="preserve">and </w:t>
      </w:r>
      <w:r w:rsidRPr="002562BA">
        <w:rPr>
          <w:rFonts w:eastAsia="Times New Roman"/>
        </w:rPr>
        <w:t xml:space="preserve">microbial decomposition traits in a semi-arid ecosystem over an 18-month </w:t>
      </w:r>
      <w:r>
        <w:rPr>
          <w:rFonts w:eastAsia="Times New Roman"/>
        </w:rPr>
        <w:t xml:space="preserve">litter bag </w:t>
      </w:r>
      <w:r w:rsidRPr="002562BA">
        <w:rPr>
          <w:rFonts w:eastAsia="Times New Roman"/>
        </w:rPr>
        <w:t>experiment.</w:t>
      </w:r>
      <w:r w:rsidR="00E7168D">
        <w:rPr>
          <w:rFonts w:eastAsia="Times New Roman"/>
        </w:rPr>
        <w:t xml:space="preserve"> W</w:t>
      </w:r>
      <w:r w:rsidR="00E7168D" w:rsidRPr="00E7168D">
        <w:rPr>
          <w:rFonts w:eastAsia="Times New Roman"/>
        </w:rPr>
        <w:t xml:space="preserve">e </w:t>
      </w:r>
      <w:r w:rsidR="00E7168D">
        <w:rPr>
          <w:rFonts w:eastAsia="Times New Roman"/>
        </w:rPr>
        <w:t xml:space="preserve">investigated </w:t>
      </w:r>
      <w:r w:rsidR="00E7168D" w:rsidRPr="00E7168D">
        <w:rPr>
          <w:rFonts w:eastAsia="Times New Roman"/>
        </w:rPr>
        <w:t>four litter types: grass and shrub under ambient and reduced precipitation.</w:t>
      </w:r>
      <w:r w:rsidR="00E7168D">
        <w:rPr>
          <w:rFonts w:eastAsia="Times New Roman"/>
        </w:rPr>
        <w:t xml:space="preserve"> </w:t>
      </w:r>
      <w:r w:rsidR="00E7168D" w:rsidRPr="00E7168D">
        <w:rPr>
          <w:rFonts w:eastAsia="Times New Roman"/>
        </w:rPr>
        <w:t>Fourier Transform Infrared Spectroscopy</w:t>
      </w:r>
      <w:r w:rsidR="00E7168D">
        <w:rPr>
          <w:rFonts w:eastAsia="Times New Roman"/>
        </w:rPr>
        <w:t xml:space="preserve"> results </w:t>
      </w:r>
      <w:r w:rsidR="000D2D57">
        <w:rPr>
          <w:rFonts w:eastAsia="Times New Roman"/>
        </w:rPr>
        <w:t>show</w:t>
      </w:r>
      <w:r w:rsidR="00E7168D">
        <w:rPr>
          <w:rFonts w:eastAsia="Times New Roman"/>
        </w:rPr>
        <w:t xml:space="preserve"> that shrub litter, richer in lignin and lipids, was more recalcitrant than carbohydrate-rich grass litter, </w:t>
      </w:r>
      <w:r w:rsidR="000D2D57">
        <w:rPr>
          <w:rFonts w:eastAsia="Times New Roman"/>
        </w:rPr>
        <w:t>leading to</w:t>
      </w:r>
      <w:r w:rsidR="00E7168D">
        <w:rPr>
          <w:rFonts w:eastAsia="Times New Roman"/>
        </w:rPr>
        <w:t xml:space="preserve"> lower decomposition rates. Drought caused </w:t>
      </w:r>
      <w:r w:rsidR="0076527E">
        <w:rPr>
          <w:rFonts w:eastAsia="Times New Roman"/>
        </w:rPr>
        <w:t>significant</w:t>
      </w:r>
      <w:r w:rsidR="00E7168D">
        <w:rPr>
          <w:rFonts w:eastAsia="Times New Roman"/>
        </w:rPr>
        <w:t xml:space="preserve"> changes in litter chemistry </w:t>
      </w:r>
      <w:r w:rsidR="0076527E">
        <w:rPr>
          <w:rFonts w:eastAsia="Times New Roman"/>
        </w:rPr>
        <w:t>but</w:t>
      </w:r>
      <w:r w:rsidR="00E7168D">
        <w:rPr>
          <w:rFonts w:eastAsia="Times New Roman"/>
        </w:rPr>
        <w:t xml:space="preserve"> no increase in lignin content suggesting that </w:t>
      </w:r>
      <w:r w:rsidR="000D2D57">
        <w:rPr>
          <w:rFonts w:eastAsia="Times New Roman"/>
        </w:rPr>
        <w:t>drought does not make litter more recalcitrant. M</w:t>
      </w:r>
      <w:r w:rsidR="00E7168D" w:rsidRPr="00E7168D">
        <w:rPr>
          <w:rFonts w:eastAsia="Times New Roman"/>
        </w:rPr>
        <w:t>etagenomics</w:t>
      </w:r>
      <w:r w:rsidR="000D2D57">
        <w:rPr>
          <w:rFonts w:eastAsia="Times New Roman"/>
        </w:rPr>
        <w:t>-derived decomposition genes</w:t>
      </w:r>
      <w:r w:rsidR="00E7168D" w:rsidRPr="00E7168D">
        <w:rPr>
          <w:rFonts w:eastAsia="Times New Roman"/>
        </w:rPr>
        <w:t xml:space="preserve"> and extracellular enzyme </w:t>
      </w:r>
      <w:r w:rsidR="000D2D57">
        <w:rPr>
          <w:rFonts w:eastAsia="Times New Roman"/>
        </w:rPr>
        <w:t xml:space="preserve">activity was higher in grass litter </w:t>
      </w:r>
      <w:r w:rsidR="000D2D57" w:rsidRPr="000D2D57">
        <w:rPr>
          <w:rFonts w:eastAsia="Times New Roman"/>
        </w:rPr>
        <w:t>driven by substrate supply rather than microbial demand</w:t>
      </w:r>
      <w:r w:rsidR="00743CAE">
        <w:rPr>
          <w:rFonts w:eastAsia="Times New Roman"/>
        </w:rPr>
        <w:t xml:space="preserve">. </w:t>
      </w:r>
      <w:r w:rsidR="00743CAE">
        <w:t>G</w:t>
      </w:r>
      <w:r w:rsidR="00743CAE" w:rsidRPr="008D52F2">
        <w:t xml:space="preserve">enes </w:t>
      </w:r>
      <w:r w:rsidR="00743CAE">
        <w:t>linked to l</w:t>
      </w:r>
      <w:r w:rsidR="00743CAE" w:rsidRPr="008D52F2">
        <w:t xml:space="preserve">ignin </w:t>
      </w:r>
      <w:r w:rsidR="00743CAE">
        <w:t xml:space="preserve">depolymerization </w:t>
      </w:r>
      <w:r w:rsidR="00743CAE" w:rsidRPr="008D52F2">
        <w:t>decreased in abundance under drought</w:t>
      </w:r>
      <w:r w:rsidR="00743CAE">
        <w:rPr>
          <w:rFonts w:eastAsia="Times New Roman"/>
        </w:rPr>
        <w:t xml:space="preserve">. However, most </w:t>
      </w:r>
      <w:r w:rsidR="000D2D57" w:rsidRPr="000D2D57">
        <w:rPr>
          <w:rFonts w:eastAsia="Times New Roman"/>
        </w:rPr>
        <w:t>decomposition gene</w:t>
      </w:r>
      <w:r w:rsidR="000D2D57">
        <w:rPr>
          <w:rFonts w:eastAsia="Times New Roman"/>
        </w:rPr>
        <w:t>s</w:t>
      </w:r>
      <w:r w:rsidR="000D2D57" w:rsidRPr="000D2D57">
        <w:rPr>
          <w:rFonts w:eastAsia="Times New Roman"/>
        </w:rPr>
        <w:t xml:space="preserve"> or enzyme activity </w:t>
      </w:r>
      <w:r w:rsidR="000D2D57">
        <w:rPr>
          <w:rFonts w:eastAsia="Times New Roman"/>
        </w:rPr>
        <w:t xml:space="preserve">was not </w:t>
      </w:r>
      <w:r w:rsidR="000D2D57" w:rsidRPr="000D2D57">
        <w:rPr>
          <w:rFonts w:eastAsia="Times New Roman"/>
        </w:rPr>
        <w:t>significant</w:t>
      </w:r>
      <w:r w:rsidR="00A55B02">
        <w:rPr>
          <w:rFonts w:eastAsia="Times New Roman"/>
        </w:rPr>
        <w:t>ly</w:t>
      </w:r>
      <w:r w:rsidR="00743CAE">
        <w:rPr>
          <w:rFonts w:eastAsia="Times New Roman"/>
        </w:rPr>
        <w:t xml:space="preserve"> affected by drought</w:t>
      </w:r>
      <w:r w:rsidR="00A55B02">
        <w:rPr>
          <w:rFonts w:eastAsia="Times New Roman"/>
        </w:rPr>
        <w:t xml:space="preserve"> thereby maintaining decomposition capabilities</w:t>
      </w:r>
      <w:r w:rsidR="000D2D57">
        <w:rPr>
          <w:rFonts w:eastAsia="Times New Roman"/>
        </w:rPr>
        <w:t>,</w:t>
      </w:r>
      <w:r w:rsidR="000D2D57" w:rsidRPr="000D2D57">
        <w:rPr>
          <w:rFonts w:eastAsia="Times New Roman"/>
        </w:rPr>
        <w:t xml:space="preserve"> </w:t>
      </w:r>
      <w:r w:rsidR="000D2D57">
        <w:rPr>
          <w:rFonts w:eastAsia="Times New Roman"/>
        </w:rPr>
        <w:t>hinting at</w:t>
      </w:r>
      <w:r w:rsidR="000D2D57" w:rsidRPr="000D2D57">
        <w:rPr>
          <w:rFonts w:eastAsia="Times New Roman"/>
        </w:rPr>
        <w:t xml:space="preserve"> functional redundancy </w:t>
      </w:r>
      <w:r w:rsidR="00743CAE">
        <w:rPr>
          <w:rFonts w:eastAsia="Times New Roman"/>
        </w:rPr>
        <w:t>and</w:t>
      </w:r>
      <w:r w:rsidR="000D2D57" w:rsidRPr="000D2D57">
        <w:rPr>
          <w:rFonts w:eastAsia="Times New Roman"/>
        </w:rPr>
        <w:t xml:space="preserve"> </w:t>
      </w:r>
      <w:r w:rsidR="000D2D57">
        <w:rPr>
          <w:rFonts w:eastAsia="Times New Roman"/>
        </w:rPr>
        <w:t xml:space="preserve">drought </w:t>
      </w:r>
      <w:r w:rsidR="000D2D57" w:rsidRPr="000D2D57">
        <w:rPr>
          <w:rFonts w:eastAsia="Times New Roman"/>
        </w:rPr>
        <w:t>resistance in microbial communities.</w:t>
      </w:r>
      <w:r w:rsidR="000D2D57">
        <w:rPr>
          <w:rFonts w:eastAsia="Times New Roman"/>
        </w:rPr>
        <w:t xml:space="preserve"> Microbial community succession</w:t>
      </w:r>
      <w:r w:rsidR="00743CAE">
        <w:rPr>
          <w:rFonts w:eastAsia="Times New Roman"/>
        </w:rPr>
        <w:t xml:space="preserve"> with higher abundance of fungi at early and bacterial at later stages of decomposition corresponded with genes for fungal and bacterial necromass recycling</w:t>
      </w:r>
      <w:r w:rsidR="00A55B02">
        <w:rPr>
          <w:rFonts w:eastAsia="Times New Roman"/>
        </w:rPr>
        <w:t xml:space="preserve"> along with protein accumulation over time</w:t>
      </w:r>
      <w:r w:rsidR="00743CAE">
        <w:rPr>
          <w:rFonts w:eastAsia="Times New Roman"/>
        </w:rPr>
        <w:t xml:space="preserve">. The indirect effects of drought on decomposition via litter chemistry changes were minimal, but we demonstrate </w:t>
      </w:r>
      <w:r w:rsidR="00A55B02">
        <w:rPr>
          <w:rFonts w:eastAsia="Times New Roman"/>
        </w:rPr>
        <w:t>how complex microbial</w:t>
      </w:r>
      <w:r w:rsidR="004F5140">
        <w:rPr>
          <w:rFonts w:eastAsia="Times New Roman"/>
        </w:rPr>
        <w:t>-chemical</w:t>
      </w:r>
      <w:r w:rsidR="00A55B02">
        <w:rPr>
          <w:rFonts w:eastAsia="Times New Roman"/>
        </w:rPr>
        <w:t xml:space="preserve"> interactions under climate change can influence ecosystem-scale processes. </w:t>
      </w:r>
    </w:p>
    <w:p w14:paraId="5EB3083C" w14:textId="77777777" w:rsidR="00743CAE" w:rsidRDefault="00743CAE" w:rsidP="004F5140">
      <w:pPr>
        <w:jc w:val="both"/>
        <w:rPr>
          <w:rFonts w:eastAsia="Times New Roman"/>
        </w:rPr>
      </w:pPr>
    </w:p>
    <w:p w14:paraId="29F628EF" w14:textId="77777777" w:rsidR="002562BA" w:rsidRPr="002562BA" w:rsidRDefault="002562BA" w:rsidP="004F5140">
      <w:pPr>
        <w:jc w:val="both"/>
        <w:rPr>
          <w:rFonts w:eastAsia="Times New Roman"/>
        </w:rPr>
      </w:pPr>
    </w:p>
    <w:p w14:paraId="759743BD" w14:textId="77777777" w:rsidR="00AA3E19" w:rsidRPr="002562BA" w:rsidRDefault="00AA3E19" w:rsidP="004F5140">
      <w:pPr>
        <w:jc w:val="both"/>
        <w:rPr>
          <w:rFonts w:eastAsia="Times New Roman"/>
          <w:sz w:val="30"/>
          <w:szCs w:val="30"/>
        </w:rPr>
      </w:pPr>
    </w:p>
    <w:p w14:paraId="2466437B" w14:textId="00940BFF" w:rsidR="005B12DA" w:rsidRPr="004F5140" w:rsidRDefault="00AA3E19" w:rsidP="004F5140">
      <w:pPr>
        <w:jc w:val="both"/>
        <w:rPr>
          <w:rFonts w:eastAsia="Times New Roman"/>
        </w:rPr>
      </w:pPr>
      <w:r w:rsidRPr="004F5140">
        <w:rPr>
          <w:rFonts w:eastAsia="Times New Roman"/>
          <w:sz w:val="32"/>
          <w:szCs w:val="32"/>
        </w:rPr>
        <w:t>Importance</w:t>
      </w:r>
      <w:r w:rsidRPr="002562BA">
        <w:rPr>
          <w:rFonts w:eastAsia="Times New Roman"/>
          <w:sz w:val="36"/>
          <w:szCs w:val="36"/>
        </w:rPr>
        <w:t xml:space="preserve"> </w:t>
      </w:r>
      <w:r w:rsidRPr="004F5140">
        <w:rPr>
          <w:rFonts w:eastAsia="Times New Roman"/>
        </w:rPr>
        <w:t>150 words</w:t>
      </w:r>
    </w:p>
    <w:p w14:paraId="023794F6" w14:textId="77777777" w:rsidR="005B12DA" w:rsidRPr="00EB0654" w:rsidRDefault="005B12DA" w:rsidP="004F5140">
      <w:pPr>
        <w:jc w:val="both"/>
        <w:rPr>
          <w:rFonts w:eastAsia="Times New Roman"/>
          <w:sz w:val="30"/>
          <w:szCs w:val="30"/>
        </w:rPr>
      </w:pPr>
    </w:p>
    <w:p w14:paraId="63363DCB" w14:textId="4421E6AB" w:rsidR="00056757" w:rsidRPr="00056757" w:rsidRDefault="00EB0654" w:rsidP="004F5140">
      <w:pPr>
        <w:jc w:val="both"/>
        <w:rPr>
          <w:bCs/>
        </w:rPr>
      </w:pPr>
      <w:r>
        <w:rPr>
          <w:bCs/>
        </w:rPr>
        <w:t>C</w:t>
      </w:r>
      <w:r w:rsidRPr="00EB0654">
        <w:rPr>
          <w:bCs/>
        </w:rPr>
        <w:t xml:space="preserve">limate </w:t>
      </w:r>
      <w:r>
        <w:rPr>
          <w:bCs/>
        </w:rPr>
        <w:t xml:space="preserve">change is </w:t>
      </w:r>
      <w:r w:rsidR="006B4616">
        <w:rPr>
          <w:bCs/>
        </w:rPr>
        <w:t xml:space="preserve">causing more severe and frequent droughts in semi-arid ecosystems, affecting soil microbes breaking down plant litter. Our research focusses on understanding the less studied pathway of drought impact on microbes – via changes in plant litter chemistry. We investigated litter decomposition traits of microbial communities in grass and shrub litter under long-term drought. We found that carbohydrate-rich grass litter decomposed faster than more recalcitrant shrub litter which was rich in lignin and lipids. </w:t>
      </w:r>
      <w:r w:rsidR="0076527E">
        <w:rPr>
          <w:bCs/>
        </w:rPr>
        <w:t xml:space="preserve">There were significant changes in litter chemistry under drought but no increase in lignin fraction. </w:t>
      </w:r>
      <w:r w:rsidR="00056757">
        <w:rPr>
          <w:bCs/>
        </w:rPr>
        <w:t xml:space="preserve">Despite this, microbial communities maintained their </w:t>
      </w:r>
      <w:r w:rsidR="00056757">
        <w:rPr>
          <w:rFonts w:eastAsia="Times New Roman"/>
        </w:rPr>
        <w:t xml:space="preserve">decomposition capabilities under drought highlighting ability of microbes to adapt and continue functioning. We also demonstrate unique </w:t>
      </w:r>
      <w:r w:rsidR="004F5140">
        <w:rPr>
          <w:rFonts w:eastAsia="Times New Roman"/>
        </w:rPr>
        <w:t xml:space="preserve">microbial </w:t>
      </w:r>
      <w:r w:rsidR="00056757">
        <w:rPr>
          <w:rFonts w:eastAsia="Times New Roman"/>
        </w:rPr>
        <w:t xml:space="preserve">community succession patterns and dead biomass recycling which can have implications </w:t>
      </w:r>
      <w:r w:rsidR="004F5140">
        <w:rPr>
          <w:rFonts w:eastAsia="Times New Roman"/>
        </w:rPr>
        <w:t>for</w:t>
      </w:r>
      <w:r w:rsidR="00056757">
        <w:rPr>
          <w:rFonts w:eastAsia="Times New Roman"/>
        </w:rPr>
        <w:t xml:space="preserve"> carbon cycling rates in the ecosystem.</w:t>
      </w:r>
      <w:r w:rsidR="004F5140">
        <w:rPr>
          <w:rFonts w:eastAsia="Times New Roman"/>
        </w:rPr>
        <w:t xml:space="preserve"> This study sheds light on the complex microbial interactions that affect ecosystem functioning under climate change. </w:t>
      </w:r>
    </w:p>
    <w:p w14:paraId="0A786882" w14:textId="77777777" w:rsidR="005B12DA" w:rsidRDefault="005B12DA" w:rsidP="004F5140">
      <w:pPr>
        <w:jc w:val="both"/>
        <w:rPr>
          <w:bCs/>
        </w:rPr>
      </w:pPr>
    </w:p>
    <w:p w14:paraId="1525D47C" w14:textId="77777777" w:rsidR="004F5140" w:rsidRPr="00EB0654" w:rsidRDefault="004F5140" w:rsidP="004F5140">
      <w:pPr>
        <w:jc w:val="both"/>
        <w:rPr>
          <w:b/>
        </w:rPr>
      </w:pPr>
    </w:p>
    <w:p w14:paraId="06FAA587" w14:textId="37452FDB" w:rsidR="005B12DA" w:rsidRDefault="00000000" w:rsidP="004F5140">
      <w:pPr>
        <w:jc w:val="both"/>
        <w:rPr>
          <w:sz w:val="32"/>
          <w:szCs w:val="32"/>
        </w:rPr>
      </w:pPr>
      <w:bookmarkStart w:id="3" w:name="_m484onp52hlo" w:colFirst="0" w:colLast="0"/>
      <w:bookmarkEnd w:id="3"/>
      <w:r w:rsidRPr="004F5140">
        <w:rPr>
          <w:sz w:val="32"/>
          <w:szCs w:val="32"/>
        </w:rPr>
        <w:t>Introduction</w:t>
      </w:r>
    </w:p>
    <w:p w14:paraId="503C47AB" w14:textId="77777777" w:rsidR="004F5140" w:rsidRPr="004F5140" w:rsidRDefault="004F5140" w:rsidP="004F5140">
      <w:pPr>
        <w:jc w:val="both"/>
        <w:rPr>
          <w:sz w:val="32"/>
          <w:szCs w:val="32"/>
        </w:rPr>
      </w:pPr>
    </w:p>
    <w:p w14:paraId="61532DC3" w14:textId="377B1226" w:rsidR="00113F24" w:rsidRPr="008D52F2" w:rsidRDefault="00000000" w:rsidP="004F5140">
      <w:pPr>
        <w:jc w:val="both"/>
      </w:pPr>
      <w:r w:rsidRPr="008D52F2">
        <w:t>Changes in precipitation regimes are projected to occur with climate change, with increasing drought having already been observed in semi-arid ecosystems across the globe such as in California, western South America, and the Mediterranean</w:t>
      </w:r>
      <w:r w:rsidR="000D2913">
        <w:t xml:space="preserve"> </w:t>
      </w:r>
      <w:r w:rsidR="000D2913">
        <w:fldChar w:fldCharType="begin"/>
      </w:r>
      <w:r w:rsidR="000D2913">
        <w:instrText xml:space="preserve"> ADDIN ZOTERO_ITEM CSL_CITATION {"citationID":"N2dqMBJ2","properties":{"formattedCitation":"(1)","plainCitation":"(1)","noteIndex":0},"citationItems":[{"id":24348,"uris":["http://zotero.org/users/9539750/items/TV32YPL6"],"itemData":{"id":24348,"type":"book","abstract":"The Working Group I contribution to the Sixth Assessment Report of the Intergovernmental Panel on Climate Change (IPCC) provides a comprehensive assessment of the physical science basis of climate change. It considers in situ and remote observations; paleoclimate information; understanding of climate drivers and physical, chemical, and biological processes and feedbacks; global and regional climate modelling; advances in methods of analyses; and insights from climate services. It assesses the current state of the climate; human influence on climate in all regions; future climate change including sea level rise; global warming effects including extremes; climate information for risk assessment and regional adaptation; limiting climate change by reaching net zero carbon dioxide emissions and reducing other greenhouse gas emissions; and benefits for air quality. The report serves policymakers, decision makers, stakeholders, and all interested parties with the latest policy-relevant information on climate change. Available as Open Access on Cambridge Core.","edition":"1","ISBN":"978-1-009-15789-6","license":"https://www.cambridge.org/core/terms","note":"DOI: 10.1017/9781009157896","publisher":"Cambridge University Press","source":"DOI.org (Crossref)","title":"Climate Change 2021 – The Physical Science Basis: Working Group I Contribution to the Sixth Assessment Report of the Intergovernmental Panel on Climate Change","title-short":"Climate Change 2021 – The Physical Science Basis","URL":"https://www.cambridge.org/core/product/identifier/9781009157896/type/book","author":[{"literal":"IPCC"}],"accessed":{"date-parts":[["2025",8,25]]},"issued":{"date-parts":[["2023",7,6]]}}}],"schema":"https://github.com/citation-style-language/schema/raw/master/csl-citation.json"} </w:instrText>
      </w:r>
      <w:r w:rsidR="000D2913">
        <w:fldChar w:fldCharType="separate"/>
      </w:r>
      <w:r w:rsidR="000D2913" w:rsidRPr="000D2913">
        <w:t>(1)</w:t>
      </w:r>
      <w:r w:rsidR="000D2913">
        <w:fldChar w:fldCharType="end"/>
      </w:r>
      <w:r w:rsidRPr="008D52F2">
        <w:t xml:space="preserve">. </w:t>
      </w:r>
      <w:r w:rsidR="00113F24" w:rsidRPr="008D52F2">
        <w:t>I</w:t>
      </w:r>
      <w:r w:rsidRPr="008D52F2">
        <w:t xml:space="preserve">ncreasing evapotranspiration due </w:t>
      </w:r>
      <w:r w:rsidR="00113F24" w:rsidRPr="008D52F2">
        <w:t xml:space="preserve">to </w:t>
      </w:r>
      <w:r w:rsidRPr="008D52F2">
        <w:t>an increase in the co-occurrence of high temperatures and low precipitation</w:t>
      </w:r>
      <w:r w:rsidR="000D2913">
        <w:t xml:space="preserve"> </w:t>
      </w:r>
      <w:r w:rsidR="000D2913">
        <w:fldChar w:fldCharType="begin"/>
      </w:r>
      <w:r w:rsidR="000D2913">
        <w:instrText xml:space="preserve"> ADDIN ZOTERO_ITEM CSL_CITATION {"citationID":"VYUJlykP","properties":{"formattedCitation":"(2)","plainCitation":"(2)","noteIndex":0},"citationItems":[{"id":23935,"uris":["http://zotero.org/users/9539750/items/Z5GBSXWB"],"itemData":{"id":23935,"type":"article-journal","abstract":"California is currently in the midst of a record-setting drought. The drought began in 2012 and now includes the lowest calendar-year and 12-mo precipitation, the highest annual temperature, and the most extreme drought indicators on record. The extremely warm and dry conditions have led to acute water shortages, groundwater overdraft, critically low streamflow, and enhanced wildfire risk. Analyzing historical climate observations from California, we find that precipitation deficits in California were more than twice as likely to yield drought years if they occurred when conditions were warm. We find that although there has not been a substantial change in the probability of either negative or moderately negative precipitation anomalies in recent decades, the occurrence of drought years has been greater in the past two decades than in the preceding century. In addition, the probability that precipitation deficits co-occur with warm conditions and the probability that precipitation deficits produce drought have both increased. Climate model experiments with and without anthropogenic forcings reveal that human activities have increased the probability that dry precipitation years are also warm. Further, a large ensemble of climate model realizations reveals that additional global warming over the next few decades is very likely to create </w:instrText>
      </w:r>
      <w:r w:rsidR="000D2913">
        <w:rPr>
          <w:rFonts w:ascii="Cambria Math" w:hAnsi="Cambria Math" w:cs="Cambria Math"/>
        </w:rPr>
        <w:instrText>∼</w:instrText>
      </w:r>
      <w:r w:rsidR="000D2913">
        <w:instrText xml:space="preserve">100% probability that any annual-scale dry period is also extremely warm. We therefore conclude that anthropogenic warming is increasing the probability of co-occurring warm–dry conditions like those that have created the acute human and ecosystem impacts associated with the “exceptional” 2012–2014 drought in California.","container-title":"Proceedings of the National Academy of Sciences","DOI":"10.1073/pnas.1422385112","issue":"13","note":"publisher: Proceedings of the National Academy of Sciences","page":"3931-3936","source":"pnas.org (Atypon)","title":"Anthropogenic warming has increased drought risk in California","volume":"112","author":[{"family":"Diffenbaugh","given":"Noah S."},{"family":"Swain","given":"Daniel L."},{"family":"Touma","given":"Danielle"}],"issued":{"date-parts":[["2015",3,31]]}}}],"schema":"https://github.com/citation-style-language/schema/raw/master/csl-citation.json"} </w:instrText>
      </w:r>
      <w:r w:rsidR="000D2913">
        <w:fldChar w:fldCharType="separate"/>
      </w:r>
      <w:r w:rsidR="000D2913" w:rsidRPr="000D2913">
        <w:t>(2)</w:t>
      </w:r>
      <w:r w:rsidR="000D2913">
        <w:fldChar w:fldCharType="end"/>
      </w:r>
      <w:r w:rsidR="00113F24" w:rsidRPr="008D52F2">
        <w:t xml:space="preserve"> is leading to more severe droughts</w:t>
      </w:r>
      <w:r w:rsidRPr="008D52F2">
        <w:t xml:space="preserve">. Furthermore, the number of extreme precipitation events, including </w:t>
      </w:r>
      <w:r w:rsidR="00113F24" w:rsidRPr="008D52F2">
        <w:t>periods of</w:t>
      </w:r>
      <w:r w:rsidRPr="008D52F2">
        <w:t xml:space="preserve"> low precipitation, are also projected to increase</w:t>
      </w:r>
      <w:r w:rsidR="000D2913">
        <w:t xml:space="preserve"> </w:t>
      </w:r>
      <w:r w:rsidR="000D2913">
        <w:fldChar w:fldCharType="begin"/>
      </w:r>
      <w:r w:rsidR="000D2913">
        <w:instrText xml:space="preserve"> ADDIN ZOTERO_ITEM CSL_CITATION {"citationID":"IdpMJijb","properties":{"formattedCitation":"(3)","plainCitation":"(3)","noteIndex":0},"citationItems":[{"id":23936,"uris":["http://zotero.org/users/9539750/items/QH6LYDYX"],"itemData":{"id":23936,"type":"article-journal","abstract":"Since the winter of 2013–2014, California has experienced its most severe drought in recorded history, causing statewide water stress, severe economic loss and an extraordinary increase in wildfires. Identifying the effects of global warming on regional water cycle extremes, such as the ongoing drought in California, remains a challenge. Here we analyse large-ensemble and multi-model simulations that project the future of water cycle extremes in California as well as to understand those associations that pertain to changing climate oscillations under global warming. Both intense drought and excessive flooding are projected to increase by at least 50% towards the end of the twenty-first century; this projected increase in water cycle extremes is associated with a strengthened relation to El Niño and the Southern Oscillation (ENSO)—in particular, extreme El Niño and La Niña events that modulate California’s climate not only through its warm and cold phases but also its precursor patterns.","container-title":"Nature Communications","DOI":"10.1038/ncomms9657","ISSN":"2041-1723","issue":"1","journalAbbreviation":"Nat Commun","language":"en","license":"2015 The Author(s)","note":"publisher: Nature Publishing Group","page":"8657","source":"www.nature.com","title":"Increasing water cycle extremes in California and in relation to ENSO cycle under global warming","volume":"6","author":[{"family":"Yoon","given":"Jin-Ho"},{"family":"Wang","given":"S.-Y. Simon"},{"family":"Gillies","given":"Robert R."},{"family":"Kravitz","given":"Ben"},{"family":"Hipps","given":"Lawrence"},{"family":"Rasch","given":"Philip J."}],"issued":{"date-parts":[["2015",10,21]]}}}],"schema":"https://github.com/citation-style-language/schema/raw/master/csl-citation.json"} </w:instrText>
      </w:r>
      <w:r w:rsidR="000D2913">
        <w:fldChar w:fldCharType="separate"/>
      </w:r>
      <w:r w:rsidR="000D2913" w:rsidRPr="000D2913">
        <w:t>(3)</w:t>
      </w:r>
      <w:r w:rsidR="000D2913">
        <w:fldChar w:fldCharType="end"/>
      </w:r>
      <w:r w:rsidRPr="008D52F2">
        <w:t>. In addition, changes in precipitation are not uniform at a regional scale</w:t>
      </w:r>
      <w:r w:rsidR="000D2913">
        <w:t xml:space="preserve"> </w:t>
      </w:r>
      <w:r w:rsidR="000D2913">
        <w:fldChar w:fldCharType="begin"/>
      </w:r>
      <w:r w:rsidR="000D2913">
        <w:instrText xml:space="preserve"> ADDIN ZOTERO_ITEM CSL_CITATION {"citationID":"zZTvoBmC","properties":{"formattedCitation":"(1)","plainCitation":"(1)","noteIndex":0},"citationItems":[{"id":24348,"uris":["http://zotero.org/users/9539750/items/TV32YPL6"],"itemData":{"id":24348,"type":"book","abstract":"The Working Group I contribution to the Sixth Assessment Report of the Intergovernmental Panel on Climate Change (IPCC) provides a comprehensive assessment of the physical science basis of climate change. It considers in situ and remote observations; paleoclimate information; understanding of climate drivers and physical, chemical, and biological processes and feedbacks; global and regional climate modelling; advances in methods of analyses; and insights from climate services. It assesses the current state of the climate; human influence on climate in all regions; future climate change including sea level rise; global warming effects including extremes; climate information for risk assessment and regional adaptation; limiting climate change by reaching net zero carbon dioxide emissions and reducing other greenhouse gas emissions; and benefits for air quality. The report serves policymakers, decision makers, stakeholders, and all interested parties with the latest policy-relevant information on climate change. Available as Open Access on Cambridge Core.","edition":"1","ISBN":"978-1-009-15789-6","license":"https://www.cambridge.org/core/terms","note":"DOI: 10.1017/9781009157896","publisher":"Cambridge University Press","source":"DOI.org (Crossref)","title":"Climate Change 2021 – The Physical Science Basis: Working Group I Contribution to the Sixth Assessment Report of the Intergovernmental Panel on Climate Change","title-short":"Climate Change 2021 – The Physical Science Basis","URL":"https://www.cambridge.org/core/product/identifier/9781009157896/type/book","author":[{"literal":"IPCC"}],"accessed":{"date-parts":[["2025",8,25]]},"issued":{"date-parts":[["2023",7,6]]}}}],"schema":"https://github.com/citation-style-language/schema/raw/master/csl-citation.json"} </w:instrText>
      </w:r>
      <w:r w:rsidR="000D2913">
        <w:fldChar w:fldCharType="separate"/>
      </w:r>
      <w:r w:rsidR="000D2913" w:rsidRPr="000D2913">
        <w:t>(1)</w:t>
      </w:r>
      <w:r w:rsidR="000D2913">
        <w:fldChar w:fldCharType="end"/>
      </w:r>
      <w:r w:rsidRPr="008D52F2">
        <w:t>, with arid and semi-arid ecosystems in southern California experiencing decreasing annual precipitation</w:t>
      </w:r>
      <w:r w:rsidR="000D2913">
        <w:t xml:space="preserve"> </w:t>
      </w:r>
      <w:r w:rsidR="000D2913">
        <w:fldChar w:fldCharType="begin"/>
      </w:r>
      <w:r w:rsidR="000D2913">
        <w:instrText xml:space="preserve"> ADDIN ZOTERO_ITEM CSL_CITATION {"citationID":"IOPWKOhM","properties":{"formattedCitation":"(4)","plainCitation":"(4)","noteIndex":0},"citationItems":[{"id":23934,"uris":["http://zotero.org/users/9539750/items/DFDCLS8K"],"itemData":{"id":23934,"type":"article-journal","abstract":"Abstract\n            \n              Understanding recent biogeographic responses to climate change is fundamental for improving our predictions of likely future responses and guiding conservation planning at both local and global scales. Studies of observed biogeographic responses to 20th century climate change have principally examined effects related to ubiquitous increases in temperature – collectively termed a warming fingerprint. Although the importance of changes in other aspects of climate – particularly precipitation and water availability – is widely acknowledged from a theoretical standpoint and supported by paleontological evidence, we lack a practical understanding of how these changes interact with temperature to drive biogeographic responses. Further complicating matters, differences in life history and ecological attributes may lead species to respond differently to the same changes in climate. Here, we examine whether recent biogeographic patterns across California are consistent with a warming fingerprint. We describe how various components of climate have changed regionally in California during the 20th century and review empirical evidence of biogeographic responses to these changes, particularly elevational range shifts. Many responses to climate change do not appear to be consistent with a warming fingerprint, with downslope shifts in elevation being as common as upslope shifts across a number of taxa and many demographic and community responses being inconsistent with upslope shifts. We identify a number of potential direct and indirect mechanisms for these responses, including the influence of aspects of climate change other than temperature (e.g., the shifting seasonal balance of energy and water availability), differences in each taxon's sensitivity to climate change, trophic interactions, and land</w:instrText>
      </w:r>
      <w:r w:rsidR="000D2913">
        <w:rPr>
          <w:rFonts w:ascii="Cambria Math" w:hAnsi="Cambria Math" w:cs="Cambria Math"/>
        </w:rPr>
        <w:instrText>‐</w:instrText>
      </w:r>
      <w:r w:rsidR="000D2913">
        <w:instrText>use change. Finally, we highlight the need to move beyond a warming fingerprint in studies of biogeographic responses by considering a more multifaceted view of climate, emphasizing local</w:instrText>
      </w:r>
      <w:r w:rsidR="000D2913">
        <w:rPr>
          <w:rFonts w:ascii="Cambria Math" w:hAnsi="Cambria Math" w:cs="Cambria Math"/>
        </w:rPr>
        <w:instrText>‐</w:instrText>
      </w:r>
      <w:r w:rsidR="000D2913">
        <w:instrText xml:space="preserve">scale effects, and including\n              a priori\n              knowledge of relevant natural history for the taxa and regions under study.","container-title":"Global Change Biology","DOI":"10.1111/gcb.12638","ISSN":"1354-1013, 1365-2486","issue":"9","journalAbbreviation":"Global Change Biology","language":"en","license":"http://creativecommons.org/licenses/by-nc-nd/3.0/","page":"2841-2855","source":"DOI.org (Crossref)","title":"Beyond a warming fingerprint: individualistic biogeographic responses to heterogeneous climate change in California","title-short":"Beyond a warming fingerprint","volume":"20","author":[{"family":"Rapacciuolo","given":"Giovanni"},{"family":"Maher","given":"Sean P."},{"family":"Schneider","given":"Adam C."},{"family":"Hammond","given":"Talisin T."},{"family":"Jabis","given":"Meredith D."},{"family":"Walsh","given":"Rachel E."},{"family":"Iknayan","given":"Kelly J."},{"family":"Walden","given":"Genevieve K."},{"family":"Oldfather","given":"Meagan F."},{"family":"Ackerly","given":"David D."},{"family":"Beissinger","given":"Steven R."}],"issued":{"date-parts":[["2014",9]]}}}],"schema":"https://github.com/citation-style-language/schema/raw/master/csl-citation.json"} </w:instrText>
      </w:r>
      <w:r w:rsidR="000D2913">
        <w:fldChar w:fldCharType="separate"/>
      </w:r>
      <w:r w:rsidR="000D2913" w:rsidRPr="000D2913">
        <w:t>(4)</w:t>
      </w:r>
      <w:r w:rsidR="000D2913">
        <w:fldChar w:fldCharType="end"/>
      </w:r>
      <w:r w:rsidRPr="008D52F2">
        <w:t xml:space="preserve">. </w:t>
      </w:r>
    </w:p>
    <w:p w14:paraId="1EF8D47F" w14:textId="77777777" w:rsidR="00113F24" w:rsidRPr="008D52F2" w:rsidRDefault="00113F24" w:rsidP="004F5140">
      <w:pPr>
        <w:jc w:val="both"/>
      </w:pPr>
    </w:p>
    <w:p w14:paraId="7913997D" w14:textId="714C6839" w:rsidR="005B12DA" w:rsidRPr="008D52F2" w:rsidRDefault="00113F24" w:rsidP="004F5140">
      <w:pPr>
        <w:jc w:val="both"/>
      </w:pPr>
      <w:r w:rsidRPr="008D52F2">
        <w:t>The increasing severity and frequency of droughts can have major effects on key ecosystem processes such as decomposition and the organisms driving it, mainly fungi and bacteria. The effects on decomposer microorganisms can be both direct – through changes in abundance of individual taxa, community composition, and traits for drought stress tolerance – and indirect –through changes in the plant litter chemistry</w:t>
      </w:r>
      <w:r w:rsidR="000D2913">
        <w:t xml:space="preserve"> </w:t>
      </w:r>
      <w:r w:rsidR="000D2913">
        <w:fldChar w:fldCharType="begin"/>
      </w:r>
      <w:r w:rsidR="000D2913">
        <w:instrText xml:space="preserve"> ADDIN ZOTERO_ITEM CSL_CITATION {"citationID":"emcsSYzp","properties":{"formattedCitation":"(5\\uc0\\u8211{}7)","plainCitation":"(5–7)","noteIndex":0},"citationItems":[{"id":42,"uris":["http://zotero.org/users/9539750/items/RGTV3D86"],"itemData":{"id":42,"type":"article-journal","container-title":"Functional Ecology","DOI":"10.1111/1365-2435.14010","issue":"6","note":"number: 6","page":"1442-1456","title":"Drought impacts on microbial trait distribution and feedback to soil carbon cycling","volume":"36","author":[{"family":"Malik","given":"Ashish A."},{"family":"Bouskill","given":"Nicholas J."}],"issued":{"date-parts":[["2022",6]]}}},{"id":24349,"uris":["http://zotero.org/users/9539750/items/LJTQ4M7F"],"itemData":{"id":24349,"type":"article-journal","abstract":"Throughout Earth&amp;apos;s history, drought has been a common crisis in terrestrial ecosystems; in human societies, it can cause famine, one of the Four Horsemen of the apocalypse. As the global hydrological cycle intensifies with global warming, deeper droughts and rewetting will alter, and possibly transform, ecosystems. Soil communities, however, seem more tolerant than plants or animals are to water stress—the main effects, in fact, on soil processes appear to be limited diffusion and the limited supply of resources to soil organisms. Thus, the rains that end a drought not only release soil microbes from stress but also create a resource pulse that fuels soil microbial activity. It remains unclear whether the effects of drought on soil processes result from drying or rewetting. It is also unclear whether the flush of activity on rewetting is driven by microbial growth or by the physical/chemical processes that mobilize organic matter. In this review, I discuss how soil water, and the lack of it, regulates microbial life and biogeochemical processes. I first focus on organismal-level responses and then consider how these influence whole-soil organic matter dynamics. A final focus is on how to incorporate these effects into Earth System models that can effectively capture dry–wet cycling.","container-title":"Annual Review of Ecology, Evolution, and Systematics","DOI":"10.1146/annurev-ecolsys-110617-062614","ISSN":"1543-592X, 1545-2069","issue":"Volume 49, 2018","language":"en","note":"publisher: Annual Reviews","page":"409-432","source":"www.annualreviews.org","title":"Life in Dry Soils: Effects of Drought on Soil Microbial Communities and Processes","title-short":"Life in Dry Soils","volume":"49","author":[{"family":"Schimel","given":"Joshua P."}],"issued":{"date-parts":[["2018",11,2]]}}},{"id":21586,"uris":["http://zotero.org/users/9539750/items/U8RHM2CM"],"itemData":{"id":21586,"type":"article-journal","abstract":"Decomposition of plant litter is a fundamental ecosystem process that can act as a feedback to climate change by simultaneously influencing both the productivity of ecosystems and the flux of carbon dioxide from the soil. The influence of climate on decomposition from a postsenescence perspective is relatively well known; in particular, climate is known to regulate the rate of litter decomposition via its direct influence on the reaction kinetics and microbial physiology on processes downstream of tissue senescence. Climate can alter plant metabolism during the formative stage of tissues and could shape the final chemical composition of plant litter that is available for decomposition, and thus indirectly influence decomposition; however, these indirect effects are relatively poorly understood. Climatic stress disrupts cellular homeostasis in plants and results in the reprogramming of primary and secondary metabolic pathways, which leads to changes in the quantity, composition, and organization of small molecules and recalcitrant heteropolymers, including lignins, tannins, suberins, and cuticle within the plant tissue matrix. Furthermore, by regulating metabolism during tissue senescence, climate influences the resorption of nutrients from senescing tissues. Thus, the final chemical composition of plant litter that forms the substrate of decomposition is a combined product of presenescence physiological processes through the production and resorption of metabolites. The changes in quantity, composition, and localization of the molecular construct of the litter could enhance or hinder tissue decomposition and soil nutrient cycling by altering the recalcitrance of the lignocellulose matrix, the composition of microbial communities, and the activity of microbial exo-enzymes via various complexation reactions. Also, the climate-induced changes in the molecular composition of litter could differentially influence litter decomposition and soil nutrient cycling. Compared with temperate ecosystems, the indirect effects of climate on litter decomposition in the tropics are not well understood, which underscores the need to conduct additional studies in tropical biomes. We also emphasize the need to focus on how climatic stress affects the root chemistry as roots contribute significantly to biogeochemical cycling, and on utilizing more robust analytical approaches to capture the molecular composition of tissue matrix that fuel microbial metabolism.","container-title":"Global Change Biology","DOI":"10.1111/gcb.13923","ISSN":"1365-2486","issue":"4","language":"en","license":"© 2017 John Wiley &amp; Sons Ltd","note":"_eprint: https://onlinelibrary.wiley.com/doi/pdf/10.1111/gcb.13923","page":"1428-1451","source":"Wiley Online Library","title":"Decoupling the direct and indirect effects of climate on plant litter decomposition: Accounting for stress-induced modifications in plant chemistry","title-short":"Decoupling the direct and indirect effects of climate on plant litter decomposition","volume":"24","author":[{"family":"Suseela","given":"Vidya"},{"family":"Tharayil","given":"Nishanth"}],"issued":{"date-parts":[["2018"]]}}}],"schema":"https://github.com/citation-style-language/schema/raw/master/csl-citation.json"} </w:instrText>
      </w:r>
      <w:r w:rsidR="000D2913">
        <w:fldChar w:fldCharType="separate"/>
      </w:r>
      <w:r w:rsidR="000D2913" w:rsidRPr="000D2913">
        <w:t>(5–7)</w:t>
      </w:r>
      <w:r w:rsidR="000D2913">
        <w:fldChar w:fldCharType="end"/>
      </w:r>
      <w:r w:rsidRPr="008D52F2">
        <w:t>.</w:t>
      </w:r>
      <w:r w:rsidR="00E43F7F" w:rsidRPr="008D52F2">
        <w:t xml:space="preserve"> </w:t>
      </w:r>
      <w:r w:rsidRPr="008D52F2">
        <w:t>Microbial response to drought may not always be consistent and may vary across ecosystems</w:t>
      </w:r>
      <w:r w:rsidR="000D2913">
        <w:t xml:space="preserve"> </w:t>
      </w:r>
      <w:r w:rsidR="000D2913">
        <w:fldChar w:fldCharType="begin"/>
      </w:r>
      <w:r w:rsidR="000D2913">
        <w:instrText xml:space="preserve"> ADDIN ZOTERO_ITEM CSL_CITATION {"citationID":"zpYurc8y","properties":{"formattedCitation":"(8)","plainCitation":"(8)","noteIndex":0},"citationItems":[{"id":48,"uris":["http://zotero.org/users/9539750/items/GYRWFEKE"],"itemData":{"id":48,"type":"article-journal","abstract":"Drought represents a significant stress to microorganisms and is known to reduce microbial activity and organic matter decomposition in Mediterranean ecosystems. However, we lack a detailed understanding of the drought stress response of microbial decomposers. Here we present metatranscriptomic and metabolomic data on the physiological response of in situ microbial communities on plant litter to long-term drought in Californian grass and shrub ecosystems. We hypothesised that drought causes greater microbial allocation to stress tolerance relative to growth pathways. In grass litter, communities from the decade-long ambient and reduced precipitation treatments had distinct taxonomic and functional profiles. The most discernable physiological signatures of drought were production or uptake of compatible solutes to maintain cellular osmotic balance, and synthesis of capsular and extracellular polymeric substances as a mechanism to retain water. The results show a clear functional response to drought in grass litter communities with greater allocation to survival relative to growth that could affect decomposition under drought. In contrast, communities on chemically more diverse and complex shrub litter had smaller physiological differences in response to long-term drought but higher investment in resource acquisition traits across precipitation treatments, suggesting that the functional response to drought is constrained by substrate quality. Our findings suggest, for the first time in a field setting, a trade off between microbial drought stress tolerance, resource acquisition and growth traits in plant litter microbial communities.","container-title":"The ISME Journal","DOI":"10.1038/s41396-020-0683-6","ISSN":"1751-7370","issue":"9","journalAbbreviation":"ISME J","language":"en","license":"2020 The Author(s)","note":"number: 9\npublisher: Nature Publishing Group","page":"2236-2247","source":"www.nature.com","title":"Drought and plant litter chemistry alter microbial gene expression and metabolite production","volume":"14","author":[{"family":"Malik","given":"Ashish A."},{"family":"Swenson","given":"Tami"},{"family":"Weihe","given":"Claudia"},{"family":"Morrison","given":"Eric W."},{"family":"Martiny","given":"Jennifer B. H."},{"family":"Brodie","given":"Eoin L."},{"family":"Northen","given":"Trent R."},{"family":"Allison","given":"Steven D."}],"issued":{"date-parts":[["2020",9]]}}}],"schema":"https://github.com/citation-style-language/schema/raw/master/csl-citation.json"} </w:instrText>
      </w:r>
      <w:r w:rsidR="000D2913">
        <w:fldChar w:fldCharType="separate"/>
      </w:r>
      <w:r w:rsidR="000D2913" w:rsidRPr="000D2913">
        <w:t>(8)</w:t>
      </w:r>
      <w:r w:rsidR="000D2913">
        <w:fldChar w:fldCharType="end"/>
      </w:r>
      <w:r w:rsidRPr="008D52F2">
        <w:t xml:space="preserve"> or climate histor</w:t>
      </w:r>
      <w:r w:rsidR="00E43F7F" w:rsidRPr="008D52F2">
        <w:t>ies</w:t>
      </w:r>
      <w:r w:rsidR="000D2913">
        <w:t xml:space="preserve"> </w:t>
      </w:r>
      <w:r w:rsidR="000D2913">
        <w:fldChar w:fldCharType="begin"/>
      </w:r>
      <w:r w:rsidR="0019008F">
        <w:instrText xml:space="preserve"> ADDIN ZOTERO_ITEM CSL_CITATION {"citationID":"lalYm4WD","properties":{"formattedCitation":"(9, 10)","plainCitation":"(9, 10)","noteIndex":0},"citationItems":[{"id":47,"uris":["http://zotero.org/users/9539750/items/2DNXZ5SL"],"itemData":{"id":47,"type":"article-journal","abstract":"Global climate models predict a future of increased severity of drought in many tropical forests. Soil microbes are central to the balance of these systems as sources or sinks of atmospheric carbon (C), yet how they respond metabolically to drought is not well-understood. We simulated drought in the typically aseasonal Luquillo Experimental Forest, Puerto Rico, by intercepting precipitation falling through the forest canopy. This approach reduced soil moisture by 13% and water potential by 0.14 MPa (from -0.2 to -0.34). Previous results from this experiment have demonstrated that the diversity and composition of these soil microbial communities are sensitive to even small changes in soil water. Here, we show prolonged drought significantly alters the functional potential of the community and provokes a clear osmotic stress response, including the production of compatible solutes that increase intracellular C demand. Subsequently, a microbial population emerges with a greater capacity for extracellular enzyme production targeting macromolecular carbon. Significantly, some of these drought-induced functional shifts in the soil microbiota are attenuated by prior exposure to a short-term drought suggesting that acclimation may occur despite a lack of longer-term drought history.","container-title":"Frontiers in Microbiology","ISSN":"1664-302X","source":"Frontiers","title":"Belowground Response to Drought in a Tropical Forest Soil. I. Changes in Microbial Functional Potential and Metabolism","URL":"https://www.frontiersin.org/articles/10.3389/fmicb.2016.00525","volume":"7","author":[{"family":"Bouskill","given":"Nicholas J."},{"family":"Wood","given":"Tana E."},{"family":"Baran","given":"Richard"},{"family":"Ye","given":"Zaw"},{"family":"Bowen","given":"Benjamin P."},{"family":"Lim","given":"HsiaoChien"},{"family":"Zhou","given":"Jizhong"},{"family":"Nostrand","given":"Joy D. Van"},{"family":"Nico","given":"Peter"},{"family":"Northen","given":"Trent R."},{"family":"Silver","given":"Whendee L."},{"family":"Brodie","given":"Eoin L."}],"accessed":{"date-parts":[["2023",1,10]]},"issued":{"date-parts":[["2016"]]}}},{"id":43,"uris":["http://zotero.org/users/9539750/items/TTF8PKYB"],"itemData":{"id":43,"type":"article-journal","abstract":"Soil moisture is a major driver of microbial activity and thus, of the release of carbon (C) into the Earth's atmosphere. Yet, there is no consensus on the relationship between soil moisture and microbial respiration, and as a result, moisture response functions are a poorly constrained aspect of C models. In addition, models assume that the response of microbial respiration to moisture is the same for all ecosystems, regardless of climate history, an assumption that many empirical studies have challenged. These gaps in understanding of the microbial respiration response to moisture contribute to uncertainty in model predictions. We review our understanding of what drives microbial moisture response, highlighting evidence that historical precipitation can influence both responses to moisture and sensitivity to drought. We present two hypotheses, the ‘climate history hypothesis’, where we predict that baseline moisture response functions change as a function of precipitation history, and the ‘drought legacy hypothesis’, in which we suggest that the intensity and frequency of historical drought have shaped microbial communities in ways that will control moisture responses to contemporary drought. Underlying mechanisms include biological selection and filtering of the microbial community by rainfall regimes, which result in microbial traits and trade-offs that shape function. We present an integrated modelling and empirical approach for understanding microbial moisture responses and improving models. Standardized measures of moisture response (respiration rate across a range of moistures) and accompanying microbial properties are needed across sites. These data can be incorporated into trait-based models to produce generalized moisture response functions, which can then be validated and incorporated into conventional and microbially explicit ecosystem models of soil C cycling. Future studies should strive to analyse realistic moisture conditions and consider the role of environmental factors and soil structure in microbial response. Microbes are the engines that drive C storage and are sensitive to changes in rainfall. A greater understanding of the factors that govern this sensitivity could be a key part of improving predictions of soil C dynamics, climate change and C-climate feedbacks. Read the free Plain Language Summary for this article on the Journal blog.","container-title":"Functional Ecology","DOI":"10.1111/1365-2435.14034","ISSN":"1365-2435","issue":"6","language":"en","note":"number: 6\n_eprint: https://onlinelibrary.wiley.com/doi/pdf/10.1111/1365-2435.14034","page":"1430-1441","source":"Wiley Online Library","title":"Microbes, memory and moisture: Predicting microbial moisture responses and their impact on carbon cycling","title-short":"Microbes, memory and moisture","volume":"36","author":[{"family":"Evans","given":"Sarah"},{"family":"D. Allison","given":"Steven"},{"family":"V. Hawkes","given":"Christine"}],"issued":{"date-parts":[["2022"]]}}}],"schema":"https://github.com/citation-style-language/schema/raw/master/csl-citation.json"} </w:instrText>
      </w:r>
      <w:r w:rsidR="000D2913">
        <w:fldChar w:fldCharType="separate"/>
      </w:r>
      <w:r w:rsidR="0019008F" w:rsidRPr="0019008F">
        <w:t>(9, 10)</w:t>
      </w:r>
      <w:r w:rsidR="000D2913">
        <w:fldChar w:fldCharType="end"/>
      </w:r>
      <w:r w:rsidRPr="008D52F2">
        <w:t>. Drought in semi-arid ecosystems decreases litter decomposition rates in some systems</w:t>
      </w:r>
      <w:r w:rsidR="0019008F">
        <w:t xml:space="preserve"> </w:t>
      </w:r>
      <w:r w:rsidR="0019008F">
        <w:fldChar w:fldCharType="begin"/>
      </w:r>
      <w:r w:rsidR="0019008F">
        <w:instrText xml:space="preserve"> ADDIN ZOTERO_ITEM CSL_CITATION {"citationID":"AMXVMIAa","properties":{"formattedCitation":"(11\\uc0\\u8211{}13)","plainCitation":"(11–13)","noteIndex":0},"citationItems":[{"id":24356,"uris":["http://zotero.org/users/9539750/items/DZJJIXS7"],"itemData":{"id":24356,"type":"article-journal","abstract":"Plant litter decomposition is a key ecosystem process in carbon and nutrient cycling, and is heavily affected by changing climate. While the direct effects of drought on decomposition are widely studied, in order to better predict the overall drought effect, indirect effects associated with various drought-induced changes in ecosystems should also be quantified. We studied the effect of an extreme (5-month) experimental drought on decomposition, and if this effect varies with two dominant perennial grasses, plant parts (leaves vs. roots), and soil depths (0–5 cm vs. 10–15 cm) in a semi-arid temperate grassland. After 12 months, the average litter mass loss was 43.5% in the control plots, while only 25.7% in the drought plots. Overall, mass loss was greater for leaves (44.3%) compared to roots (24.9%), and for Festuca vaginata (38.6%) compared to Stipa borysthenica (30.5%). This variation was consistent with the observed differences in nitrogen and lignin content between plant parts and species. Mass loss was greater for deep soil (42.8%) than for shallow soil (26.4%). Collectively, these differences in decomposition between the two species, plant parts, and soil depths were similar in magnitude to direct drought effect. Drought induces multiple changes in ecosystems, and our results highlight that these changes may in turn modify decomposition. We conclude that for a reliable estimate of decomposition rates in an altered climate, not only direct but also indirect climatic effects should be considered, such as those arising from changing species dominance, root-to-shoot ratio, and rooting depth.","container-title":"Ecology and Evolution","DOI":"10.1002/ece3.9652","ISSN":"2045-7758","issue":"12","language":"en","note":"_eprint: https://onlinelibrary.wiley.com/doi/pdf/10.1002/ece3.9652","page":"e9652","source":"Wiley Online Library","title":"The response of litter decomposition to extreme drought modified by plant species, plant part, and soil depth in a temperate grassland","volume":"12","author":[{"family":"Seres","given":"Anikó"},{"family":"Kröel-Dulay","given":"György"},{"family":"Szakálas","given":"Judit"},{"family":"Nagy","given":"Péter István"},{"family":"Boros","given":"Gergely"},{"family":"Ónodi","given":"Gábor"},{"family":"Kertész","given":"Miklós"},{"family":"Szitár","given":"Katalin"},{"family":"Mojzes","given":"Andrea"}],"issued":{"date-parts":[["2022"]]}}},{"id":22323,"uris":["http://zotero.org/users/9539750/items/P9YZMQU8"],"itemData":{"id":22323,"type":"article-journal","abstract":"Litter decomposition is a fundamental process of biogeochemical cycles, and there is a strong consensus that litter mixture interactions are one of the factors driving the decomposition process. A better understanding of how climate change can alter interactions between species and the litter decomposition process could facilitate projections of ecosystem functioning into the future.","container-title":"Plant and Soil","DOI":"10.1007/s11104-015-2471-z","ISSN":"1573-5036","issue":"1","journalAbbreviation":"Plant Soil","language":"en","page":"69-82","source":"Springer Link","title":"Climate change effects on litter decomposition: intensive drought leads to a strong decrease of litter mixture interactions","title-short":"Climate change effects on litter decomposition","volume":"393","author":[{"family":"Santonja","given":"Mathieu"},{"family":"Fernandez","given":"Catherine"},{"family":"Gauquelin","given":"Thierry"},{"family":"Baldy","given":"Virginie"}],"issued":{"date-parts":[["2015",8,1]]}}},{"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19008F">
        <w:fldChar w:fldCharType="separate"/>
      </w:r>
      <w:r w:rsidR="0019008F" w:rsidRPr="0019008F">
        <w:t>(11–13)</w:t>
      </w:r>
      <w:r w:rsidR="0019008F">
        <w:fldChar w:fldCharType="end"/>
      </w:r>
      <w:r w:rsidRPr="008D52F2">
        <w:t xml:space="preserve"> but not others</w:t>
      </w:r>
      <w:r w:rsidR="0019008F">
        <w:t xml:space="preserve"> </w:t>
      </w:r>
      <w:r w:rsidR="0019008F">
        <w:fldChar w:fldCharType="begin"/>
      </w:r>
      <w:r w:rsidR="0019008F">
        <w:instrText xml:space="preserve"> ADDIN ZOTERO_ITEM CSL_CITATION {"citationID":"OjR92VHC","properties":{"formattedCitation":"(14)","plainCitation":"(14)","noteIndex":0},"citationItems":[{"id":24359,"uris":["http://zotero.org/users/9539750/items/VMMD95QX"],"itemData":{"id":24359,"type":"article-journal","abstract":"The objective of the study was to evaluate changes in microbial communities with the predicted arrival of new species to Mediterranean forests under projected intensification of water stress conditions. For that, litter from three Mediterranean forests dominated respectively by Quercus pubescens Willd., Quercus ilex L. and Pinus halepensis Mill. were collected, and placed to their ‘home’ forest but also to the two other forests under natural and amplified drought conditions (i.e. rainfall reduction of 30%). Quantitative PCR showed that overall, actinobacteria and total bacteria were more abundant in Q. pubescens and Q. ilex than in P. halepensis litter. However, the abundance of both groups was dependent on the forest sites: placement of allochthonous litter to Q. pubescens and P. halepensis forests (i.e. P. halepensis and Q. pubescens, respectively) increased bacterial and fungal abundances, while no effect was observed in Q. ilex forest. P. halepensis litter in Q. pubescens and Q. ilex forests significantly reduced actinobacteria (A/F) and total bacteria (B/F) to fungi ratios. The reduction of rainfall did not influence actinobacteria and bacteria but caused an increase of fungi. As a result, a reduction of A/F ratio is expected with the plant community change towards the dominance of spreading P. halepensis under amplified drought conditions.","container-title":"FEMS Microbiology Ecology","DOI":"10.1093/femsec/fiz168","ISSN":"0168-6496","issue":"12","journalAbbreviation":"FEMS Microbiol Ecol","page":"fiz168","source":"Silverchair","title":"Litter traits and rainfall reduction alter microbial litter decomposers: the evidence from three Mediterranean forests","title-short":"Litter traits and rainfall reduction alter microbial litter decomposers","volume":"95","author":[{"family":"Pereira","given":"S"},{"family":"Burešová","given":"A"},{"family":"Kopecky","given":"J"},{"family":"Mádrová","given":"P"},{"family":"Aupic-Samain","given":"A"},{"family":"Fernandez","given":"C"},{"family":"Baldy","given":"V"},{"family":"Sagova-Mareckova","given":"M"}],"issued":{"date-parts":[["2019",12,1]]}}}],"schema":"https://github.com/citation-style-language/schema/raw/master/csl-citation.json"} </w:instrText>
      </w:r>
      <w:r w:rsidR="0019008F">
        <w:fldChar w:fldCharType="separate"/>
      </w:r>
      <w:r w:rsidR="0019008F" w:rsidRPr="0019008F">
        <w:t>(14)</w:t>
      </w:r>
      <w:r w:rsidR="0019008F">
        <w:fldChar w:fldCharType="end"/>
      </w:r>
      <w:r w:rsidRPr="008D52F2">
        <w:t>. Decreases in decomposition have been attributed to decreases in microbial biomass</w:t>
      </w:r>
      <w:r w:rsidR="0019008F">
        <w:t xml:space="preserve"> </w:t>
      </w:r>
      <w:r w:rsidR="0019008F">
        <w:fldChar w:fldCharType="begin"/>
      </w:r>
      <w:r w:rsidR="0019008F">
        <w:instrText xml:space="preserve"> ADDIN ZOTERO_ITEM CSL_CITATION {"citationID":"ApJS25XC","properties":{"formattedCitation":"(13)","plainCitation":"(13)","noteIndex":0},"citationItems":[{"id":29,"uris":["http://zotero.org/users/9539750/items/6LSFTCF6"],"itemData":{"id":29,"type":"article-journal","abstract":"Rates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19008F">
        <w:fldChar w:fldCharType="separate"/>
      </w:r>
      <w:r w:rsidR="0019008F" w:rsidRPr="0019008F">
        <w:t>(13)</w:t>
      </w:r>
      <w:r w:rsidR="0019008F">
        <w:fldChar w:fldCharType="end"/>
      </w:r>
      <w:r w:rsidRPr="008D52F2">
        <w:t xml:space="preserve"> and the efficiency of extracellular enzymes</w:t>
      </w:r>
      <w:r w:rsidR="0019008F">
        <w:t xml:space="preserve"> </w:t>
      </w:r>
      <w:r w:rsidR="0019008F">
        <w:fldChar w:fldCharType="begin"/>
      </w:r>
      <w:r w:rsidR="0019008F">
        <w:instrText xml:space="preserve"> ADDIN ZOTERO_ITEM CSL_CITATION {"citationID":"PSrQQRnf","properties":{"formattedCitation":"(15)","plainCitation":"(15)","noteIndex":0},"citationItems":[{"id":31,"uris":["http://zotero.org/users/9539750/items/XW9JTKVJ"],"itemData":{"id":31,"type":"article-journal","abstract":"Microbial enzymes play a fundamental role in ecosystem processes and nutrient mineralization. Therefore understanding enzyme responses to anthropogenic environmental change is important for predicting ecosystem function in the future. In a previous study, we used a reciprocal transplant design to examine the direct and indirect effects of drought and nitrogen (N) fertilization on litter decomposition in a southern California grassland. This work showed direct and indirect negative effects of drought on decomposition, and faster decomposition by N-adapted microbial communities in N-fertilized plots than in non-fertilized plots. Here we measured microbial biomass and the activities of nine extracellular enzymes to examine the microbial and enzymatic mechanisms underlying litter decomposition responses to drought and N. We hypothesized that changes in fungal biomass and potential extracellular enzyme activity (EEA) would relate directly to litter decomposition responses. We also predicted that fungal biomass would dominate the microbial community in our semi-arid study site. However, we found that the microbial community was dominated by bacterial biomass, and that bacteria responded negatively to drought treatment. In contrast to patterns in decomposition, fungal biomass and most potential EEA increased in direct response to drought treatment. Potential EEA was also decoupled from the decomposition response to N treatment. These results suggest that drought and N alter the efficiencies of EEA, defined as the mass of target substrate lost per unit potential EEA. Enzyme efficiencies declined with drought treatment, possibly because reduced water availability increased enzyme immobilization and reduced diffusion rates. In the N experiment, the efficiencies of β-glucosidase, β-xylosidase, and polyphenol oxidase were greater when microbes were transplanted into environments from which they originated. This increase in enzymatic efficiency suggests that microbial enzymes may adapt to their local environment. Overall, our results indicate that drought and N addition may have predictable impacts on the efficiencies of extracellular enzymes, providing a means of linking enzyme potentials with in-situ activities.","container-title":"Soil Biology and Biochemistry","DOI":"10.1016/j.soilbio.2013.03.034","ISSN":"0038-0717","journalAbbreviation":"Soil Biology and Biochemistry","language":"en","page":"68-79","source":"ScienceDirect","title":"Microbial enzymatic responses to drought and to nitrogen addition in a southern California grassland","volume":"64","author":[{"family":"Alster","given":"Charlotte J."},{"family":"German","given":"Donovan P."},{"family":"Lu","given":"Ying"},{"family":"Allison","given":"Steven D."}],"issued":{"date-parts":[["2013",9,1]]}}}],"schema":"https://github.com/citation-style-language/schema/raw/master/csl-citation.json"} </w:instrText>
      </w:r>
      <w:r w:rsidR="0019008F">
        <w:fldChar w:fldCharType="separate"/>
      </w:r>
      <w:r w:rsidR="0019008F" w:rsidRPr="0019008F">
        <w:t>(15)</w:t>
      </w:r>
      <w:r w:rsidR="0019008F">
        <w:fldChar w:fldCharType="end"/>
      </w:r>
      <w:r w:rsidRPr="008D52F2">
        <w:t xml:space="preserve">. While drought shifted the overall microbial community composition of an oak forest towards fungal dominance, drought increased both bacterial and fungal abundance in a mixed pine-oak forest such that </w:t>
      </w:r>
      <w:proofErr w:type="spellStart"/>
      <w:r w:rsidRPr="008D52F2">
        <w:t>fungal:bacterial</w:t>
      </w:r>
      <w:proofErr w:type="spellEnd"/>
      <w:r w:rsidRPr="008D52F2">
        <w:t xml:space="preserve"> ratios remain unchanged</w:t>
      </w:r>
      <w:r w:rsidR="0019008F">
        <w:t xml:space="preserve"> </w:t>
      </w:r>
      <w:r w:rsidR="0019008F">
        <w:fldChar w:fldCharType="begin"/>
      </w:r>
      <w:r w:rsidR="0019008F">
        <w:instrText xml:space="preserve"> ADDIN ZOTERO_ITEM CSL_CITATION {"citationID":"BhS0Eq3r","properties":{"formattedCitation":"(14)","plainCitation":"(14)","noteIndex":0},"citationItems":[{"id":24359,"uris":["http://zotero.org/users/9539750/items/VMMD95QX"],"itemData":{"id":24359,"type":"article-journal","abstract":"The objective of the study was to evaluate changes in microbial communities with the predicted arrival of new species to Mediterranean forests under projected intensification of water stress conditions. For that, litter from three Mediterranean forests dominated respectively by Quercus pubescens Willd., Quercus ilex L. and Pinus halepensis Mill. were collected, and placed to their ‘home’ forest but also to the two other forests under natural and amplified drought conditions (i.e. rainfall reduction of 30%). Quantitative PCR showed that overall, actinobacteria and total bacteria were more abundant in Q. pubescens and Q. ilex than in P. halepensis litter. However, the abundance of both groups was dependent on the forest sites: placement of allochthonous litter to Q. pubescens and P. halepensis forests (i.e. P. halepensis and Q. pubescens, respectively) increased bacterial and fungal abundances, while no effect was observed in Q. ilex forest. P. halepensis litter in Q. pubescens and Q. ilex forests significantly reduced actinobacteria (A/F) and total bacteria (B/F) to fungi ratios. The reduction of rainfall did not influence actinobacteria and bacteria but caused an increase of fungi. As a result, a reduction of A/F ratio is expected with the plant community change towards the dominance of spreading P. halepensis under amplified drought conditions.","container-title":"FEMS Microbiology Ecology","DOI":"10.1093/femsec/fiz168","ISSN":"0168-6496","issue":"12","journalAbbreviation":"FEMS Microbiol Ecol","page":"fiz168","source":"Silverchair","title":"Litter traits and rainfall reduction alter microbial litter decomposers: the evidence from three Mediterranean forests","title-short":"Litter traits and rainfall reduction alter microbial litter decomposers","volume":"95","author":[{"family":"Pereira","given":"S"},{"family":"Burešová","given":"A"},{"family":"Kopecky","given":"J"},{"family":"Mádrová","given":"P"},{"family":"Aupic-Samain","given":"A"},{"family":"Fernandez","given":"C"},{"family":"Baldy","given":"V"},{"family":"Sagova-Mareckova","given":"M"}],"issued":{"date-parts":[["2019",12,1]]}}}],"schema":"https://github.com/citation-style-language/schema/raw/master/csl-citation.json"} </w:instrText>
      </w:r>
      <w:r w:rsidR="0019008F">
        <w:fldChar w:fldCharType="separate"/>
      </w:r>
      <w:r w:rsidR="0019008F" w:rsidRPr="0019008F">
        <w:t>(14)</w:t>
      </w:r>
      <w:r w:rsidR="0019008F">
        <w:fldChar w:fldCharType="end"/>
      </w:r>
      <w:r w:rsidRPr="008D52F2">
        <w:t>. Drought can also shift investment in microbial traits</w:t>
      </w:r>
      <w:r w:rsidR="00E43F7F" w:rsidRPr="008D52F2">
        <w:t xml:space="preserve"> such that increased stress tolerance traits reduces decomposition capabilities</w:t>
      </w:r>
      <w:r w:rsidRPr="008D52F2">
        <w:t>.</w:t>
      </w:r>
    </w:p>
    <w:p w14:paraId="0C52DC3A" w14:textId="77777777" w:rsidR="004A1405" w:rsidRPr="008D52F2" w:rsidRDefault="004A1405" w:rsidP="004F5140">
      <w:pPr>
        <w:jc w:val="both"/>
      </w:pPr>
    </w:p>
    <w:p w14:paraId="7FF44452" w14:textId="2AB43F0E" w:rsidR="005B12DA" w:rsidRPr="008D52F2" w:rsidRDefault="00000000" w:rsidP="004F5140">
      <w:pPr>
        <w:jc w:val="both"/>
      </w:pPr>
      <w:r w:rsidRPr="008D52F2">
        <w:t xml:space="preserve">Litter chemistry </w:t>
      </w:r>
      <w:r w:rsidR="00E43F7F" w:rsidRPr="008D52F2">
        <w:t>can</w:t>
      </w:r>
      <w:r w:rsidRPr="008D52F2">
        <w:t xml:space="preserve"> be a major control on decomposition</w:t>
      </w:r>
      <w:r w:rsidR="0019008F">
        <w:t xml:space="preserve"> </w:t>
      </w:r>
      <w:r w:rsidR="0019008F">
        <w:fldChar w:fldCharType="begin"/>
      </w:r>
      <w:r w:rsidR="0019008F">
        <w:instrText xml:space="preserve"> ADDIN ZOTERO_ITEM CSL_CITATION {"citationID":"41J3CVGk","properties":{"formattedCitation":"(16\\uc0\\u8211{}18)","plainCitation":"(16–18)","noteIndex":0},"citationItems":[{"id":22,"uris":["http://zotero.org/users/9539750/items/I9R848PI"],"itemData":{"id":22,"type":"article-journal","abstract":"Worldwide decomposition rates depend both on climate and the legacy of plant functional traits as litter quality. To quantify the degree to which functional differentiation among species affects their litter decomposition rates, we brought together leaf trait and litter mass loss data for 818 species from 66 decomposition experiments on six continents. We show that: (i) the magnitude of species-driven differences is much larger than previously thought and greater than climate-driven variation; (ii) the decomposability of a species’ litter is consistently correlated with that species’ ecological strategy within different ecosystems globally, representing a new connection between whole plant carbon strategy and biogeochemical cycling. This connection between plant strategies and decomposability is crucial for both understanding vegetation–soil feedbacks, and for improving forecasts of the global carbon cycle.","container-title":"Ecology Letters","DOI":"10.1111/j.1461-0248.2008.01219.x","ISSN":"1461-0248","issue":"10","language":"en","note":"number: 10\n_eprint: https://onlinelibrary.wiley.com/doi/pdf/10.1111/j.1461-0248.2008.01219.x","page":"1065-1071","source":"Wiley Online Library","title":"Plant species traits are the predominant control on litter decomposition rates within biomes worldwide","volume":"11","author":[{"family":"Cornwell","given":"William K."},{"family":"Cornelissen","given":"Johannes H. C."},{"family":"Amatangelo","given":"Kathryn"},{"family":"Dorrepaal","given":"Ellen"},{"family":"Eviner","given":"Valerie T."},{"family":"Godoy","given":"Oscar"},{"family":"Hobbie","given":"Sarah E."},{"family":"Hoorens","given":"Bart"},{"family":"Kurokawa","given":"Hiroko"},{"family":"Pérez-Harguindeguy","given":"Natalia"},{"family":"Quested","given":"Helen M."},{"family":"Santiago","given":"Louis S."},{"family":"Wardle","given":"David A."},{"family":"Wright","given":"Ian J."},{"family":"Aerts","given":"Rien"},{"family":"Allison","given":"Steven D."},{"family":"Van Bodegom","given":"Peter"},{"family":"Brovkin","given":"Victor"},{"family":"Chatain","given":"Alex"},{"family":"Callaghan","given":"Terry V."},{"family":"Díaz","given":"Sandra"},{"family":"Garnier","given":"Eric"},{"family":"Gurvich","given":"Diego E."},{"family":"Kazakou","given":"Elena"},{"family":"Klein","given":"Julia A."},{"family":"Read","given":"Jenny"},{"family":"Reich","given":"Peter B."},{"family":"Soudzilovskaia","given":"Nadejda A."},{"family":"Vaieretti","given":"M. Victoria"},{"family":"Westoby","given":"Mark"}],"issued":{"date-parts":[["2008"]]}}},{"id":23930,"uris":["http://zotero.org/users/9539750/items/4PZ64SPV"],"itemData":{"id":23930,"type":"article-journal","abstract":"Abstract\n            \n              \n                \n                  Litter decomposition and nutrient release are key processes for soil C and nutrient cycling. However, the relative importance of the effects of litter quality, fauna and decomposition site on litter decomposition remains poorly understood. Moreover, the macronutrient and micronutrient (C, N, P, K, Ca, Mg, Mn, Cu and Zn) release in the decomposition process are even less well</w:instrText>
      </w:r>
      <w:r w:rsidR="0019008F">
        <w:rPr>
          <w:rFonts w:ascii="Cambria Math" w:hAnsi="Cambria Math" w:cs="Cambria Math"/>
        </w:rPr>
        <w:instrText>‐</w:instrText>
      </w:r>
      <w:r w:rsidR="0019008F">
        <w:instrText>known.\n                \n                \n                  \n                    In this study, we performed 5040 litterbag samplings of monospecific (\n                    Larix gmelinii\n                    ,\n                    Acer mono\n                    ,\n                    Quercus mongolica\n                    and\n                    Juglans mandshurica\n                    ) and mixed (\n                    Larix\n                    with each broad</w:instrText>
      </w:r>
      <w:r w:rsidR="0019008F">
        <w:rPr>
          <w:rFonts w:ascii="Cambria Math" w:hAnsi="Cambria Math" w:cs="Cambria Math"/>
        </w:rPr>
        <w:instrText>‐</w:instrText>
      </w:r>
      <w:r w:rsidR="0019008F">
        <w:instrText>leaved litter) litter treatments using litterbags with three mesh sizes (for different</w:instrText>
      </w:r>
      <w:r w:rsidR="0019008F">
        <w:rPr>
          <w:rFonts w:ascii="Cambria Math" w:hAnsi="Cambria Math" w:cs="Cambria Math"/>
        </w:rPr>
        <w:instrText>‐</w:instrText>
      </w:r>
      <w:r w:rsidR="0019008F">
        <w:instrText>sized fauna) in four paired stands of natural secondary forests compared with adjacent\n                    Larix\n                    plantations in a temperate forest ecosystem in China. Litter decomposition rate and macronutrient and micronutrient release during decomposition were assessed.\n                  \n                \n                \n                  \n                    We found that variation in litter quality had a considerably greater effect on litter decomposition than fauna and decomposition site. The decomposition constant was significantly related to the initial litter Mg concentration and lignin/P ratio, suggesting the importance of the Mg content and lignin/P ratio in controlling litter decomposition in temperate tree species. We also showed that macrofauna significantly increased monospecific but not mixed litter decomposition. In addition, the decomposition site conditions further influenced monospecific litter decomposition. Furthermore, the litter quality significantly influences N and Mn release in both monospecific and mixed litters. Compared with\n                    Larix\n                    litter, the average of N and Mn increased 33.9% and 53.8% in three broad</w:instrText>
      </w:r>
      <w:r w:rsidR="0019008F">
        <w:rPr>
          <w:rFonts w:ascii="Cambria Math" w:hAnsi="Cambria Math" w:cs="Cambria Math"/>
        </w:rPr>
        <w:instrText>‐</w:instrText>
      </w:r>
      <w:r w:rsidR="0019008F">
        <w:instrText>leaved litters, and 21.4% and 38.0% in three mixed litters respectively.\n                  \n                \n                \n                  \n                    Synthesis\n                    . Litter quality is a relatively more important factor than fauna and decomposition site for the decomposition of both monospecific and mixed litters when studied at a local scale in temperate forests. Moreover, litter decomposition enhanced in plantation sites with poor soil nutrient status, which has implications for C and nutrient cycling and long</w:instrText>
      </w:r>
      <w:r w:rsidR="0019008F">
        <w:rPr>
          <w:rFonts w:ascii="Cambria Math" w:hAnsi="Cambria Math" w:cs="Cambria Math"/>
        </w:rPr>
        <w:instrText>‐</w:instrText>
      </w:r>
      <w:r w:rsidR="0019008F">
        <w:instrText>term below</w:instrText>
      </w:r>
      <w:r w:rsidR="0019008F">
        <w:rPr>
          <w:rFonts w:ascii="Cambria Math" w:hAnsi="Cambria Math" w:cs="Cambria Math"/>
        </w:rPr>
        <w:instrText>‐</w:instrText>
      </w:r>
      <w:r w:rsidR="0019008F">
        <w:instrText xml:space="preserve">ground forest ecosystem functions.","container-title":"Journal of Ecology","DOI":"10.1111/1365-2745.13902","ISSN":"0022-0477, 1365-2745","issue":"7","journalAbbreviation":"Journal of Ecology","language":"en","page":"1673-1686","source":"DOI.org (Crossref)","title":"Litter decomposition and nutrient release from monospecific and mixed litters: Comparisons of litter quality, fauna and decomposition site effects","title-short":"Litter decomposition and nutrient release from monospecific and mixed litters","volume":"110","author":[{"family":"Yang","given":"Kai"},{"family":"Zhu","given":"Jiaojun"},{"family":"Zhang","given":"Weiwei"},{"family":"Zhang","given":"Qian"},{"family":"Lu","given":"Deliang"},{"family":"Zhang","given":"Yakun"},{"family":"Zheng","given":"Xiao"},{"family":"Xu","given":"Shuang"},{"family":"Wang","given":"G. Geoff"}],"issued":{"date-parts":[["2022",7]]}}},{"id":93,"uris":["http://zotero.org/users/9539750/items/LG4VIDKH"],"itemData":{"id":93,"type":"article-journal","abstract":"We aim to construct a comprehensive global database of litter decomposition rate (k value) estimated by surface floor litterbags, and investigate the direct and indirect effects of impact factors such as geographic factors (latitude and altitude), climatic factors (mean annual tempePlrature, MAT; mean annual precipitation, MAP) and litter quality factors (the contents of N, P, K, Ca, Mg and C:N ratio, lignin:N ratio) on litter decomposition.We compiled a large data set of litter decomposition rates (k values) from 110 research sites and conducted simple, multiple regression and path analyses to explore the relationship between the k values and impact factors at the global scale.The k values tended to decrease with latitude (LAT) and lignin content (LIGN) of litter but increased with temperature, precipitation and nutrient concentrations at the large spatial scale. Single factor such as climate, litter quality and geographic variable could not explain litter decomposition rates well. However, the combination of total nutrient (TN) elements and C:N accounted for 70.2% of the variation in the litter decomposition rates. The combination of LAT, MAT, C:N and TN accounted for 87.54% of the variation in the litter decomposition rates. These results indicate that litter quality is the most important direct regulator of litter decomposition at the global scale. This data synthesis revealed significant relationships between litter decomposition rates and the combination of climatic factor (MAT) and litter quality (C:N, TN). The global-scale empirical relationships developed here are useful for a better understanding and modeling of the effects of litter quality and climatic factors on litter decomposition rates.","container-title":"Journal of Plant Ecology","DOI":"10.1093/jpe/rtn002","ISSN":"1752-9921","issue":"2","journalAbbreviation":"Journal of Plant Ecology","page":"85-93","source":"Silverchair","title":"Rates of litter decomposition in terrestrial ecosystems: global patterns and controlling factors","title-short":"Rates of litter decomposition in terrestrial ecosystems","volume":"1","author":[{"family":"Zhang","given":"Deqiang"},{"family":"Hui","given":"Dafeng"},{"family":"Luo","given":"Yiqi"},{"family":"Zhou","given":"Guoyi"}],"issued":{"date-parts":[["2008",6,1]]}}}],"schema":"https://github.com/citation-style-language/schema/raw/master/csl-citation.json"} </w:instrText>
      </w:r>
      <w:r w:rsidR="0019008F">
        <w:fldChar w:fldCharType="separate"/>
      </w:r>
      <w:r w:rsidR="0019008F" w:rsidRPr="0019008F">
        <w:t>(16–18)</w:t>
      </w:r>
      <w:r w:rsidR="0019008F">
        <w:fldChar w:fldCharType="end"/>
      </w:r>
      <w:r w:rsidRPr="008D52F2">
        <w:t>, including decomposition in grasslands</w:t>
      </w:r>
      <w:r w:rsidR="0019008F">
        <w:t xml:space="preserve"> </w:t>
      </w:r>
      <w:r w:rsidR="0019008F">
        <w:fldChar w:fldCharType="begin"/>
      </w:r>
      <w:r w:rsidR="0019008F">
        <w:instrText xml:space="preserve"> ADDIN ZOTERO_ITEM CSL_CITATION {"citationID":"JChG9pjZ","properties":{"formattedCitation":"(19)","plainCitation":"(19)","noteIndex":0},"citationItems":[{"id":23,"uris":["http://zotero.org/users/9539750/items/2HKTKIWC"],"itemData":{"id":23,"type":"article-journal","abstract":"One of the major concerns about global warming is the potential for an increase in decomposition and soil respiration rates, increasing CO2 emissions and creating a positive feedback between global warming and soil respiration. This is particularly important in ecosystems with large belowground biomass, such as grasslands where over 90% of the carbon is allocated belowground. A better understanding of the relative influence of climate and litter quality on litter decomposition is needed to predict these changes accurately in grasslands. The Long-Term Intersite Decomposition Experiment Team (LIDET) dataset was used to evaluate the influence of climatic variables (temperature, precipitation, actual evapotranspiration, and climate decomposition index), and litter quality (lignin content, carbon : nitrogen, and lignin : nitrogen ratios) on leaf and root decomposition in the US Great Plains. Wooden dowels were used to provide a homogeneous litter quality to evaluate the relative importance of above and belowground environments on decomposition. Contrary to expectations, temperature did not explain variation in root and leaf decomposition, whereas precipitation partially explained variation in root decomposition. Percent lignin was the best predictor of leaf and root decomposition. It also explained most variation in root decomposition in models which combined litter quality and climatic variables. Despite the lack of relationship between temperature and root decomposition, temperature could indirectly affect root decomposition through decreased litter quality and increased water deficits. These results suggest that carbon flux from root decomposition in grasslands would increase, as result of increasing temperature, only if precipitation is not limiting. However, where precipitation is limiting, increased temperature would decrease root decomposition, thus likely increasing carbon storage in grasslands. Under homogeneous litter quality, belowground decomposition was faster than aboveground and was best predicted by mean annual precipitation, which also suggests that the high moisture in soil accelerates decomposition belowground.","container-title":"Global Change Biology","DOI":"10.1111/j.1365-2486.2008.01815.x","ISSN":"1365-2486","issue":"5","language":"en","note":"number: 5\n_eprint: https://onlinelibrary.wiley.com/doi/pdf/10.1111/j.1365-2486.2008.01815.x","page":"1356-1363","source":"Wiley Online Library","title":"Litter decomposition in grasslands of Central North America (US Great Plains)","volume":"15","author":[{"family":"Bontti","given":"Eliana E."},{"family":"Decant","given":"Joseph P."},{"family":"Munson","given":"Seth M."},{"family":"Gathany","given":"Mark A."},{"family":"Przeszlowska","given":"Agnieszka"},{"family":"Haddix","given":"Michelle L."},{"family":"Owens","given":"Stephanie"},{"family":"Burke","given":"Ingrid C."},{"family":"Parton","given":"William J."},{"family":"Harmon","given":"Mark E."}],"issued":{"date-parts":[["2009"]]}}}],"schema":"https://github.com/citation-style-language/schema/raw/master/csl-citation.json"} </w:instrText>
      </w:r>
      <w:r w:rsidR="0019008F">
        <w:fldChar w:fldCharType="separate"/>
      </w:r>
      <w:r w:rsidR="0019008F" w:rsidRPr="0019008F">
        <w:t>(19)</w:t>
      </w:r>
      <w:r w:rsidR="0019008F">
        <w:fldChar w:fldCharType="end"/>
      </w:r>
      <w:r w:rsidRPr="008D52F2">
        <w:t>. Drought ha</w:t>
      </w:r>
      <w:r w:rsidR="00E43F7F" w:rsidRPr="008D52F2">
        <w:t>s</w:t>
      </w:r>
      <w:r w:rsidRPr="008D52F2">
        <w:t xml:space="preserve"> been shown to alter litter chemistry</w:t>
      </w:r>
      <w:r w:rsidR="0019008F">
        <w:t xml:space="preserve"> </w:t>
      </w:r>
      <w:r w:rsidR="0019008F">
        <w:fldChar w:fldCharType="begin"/>
      </w:r>
      <w:r w:rsidR="0019008F">
        <w:instrText xml:space="preserve"> ADDIN ZOTERO_ITEM CSL_CITATION {"citationID":"0QIMTb9Y","properties":{"formattedCitation":"(13, 20\\uc0\\u8211{}22)","plainCitation":"(13, 20–22)","noteIndex":0},"citationItems":[{"id":29,"uris":["http://zotero.org/users/9539750/items/6LSFTCF6"],"itemData":{"id":29,"type":"article-journal","abstract":"Rates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H."}],"issued":{"date-parts":[["2013"]]}}},{"id":35,"uris":["http://zotero.org/users/9539750/items/S7QK4U5H"],"itemData":{"id":35,"type":"article-journal","abstract":"A 6-year field experiment of drought manipulation was performed in a Mediterranean forest with the aim of determining the effects of the drought predicted by most climate and ecophysiological models on the C and N concentration, accumulation, and stoichiometry in plants and soil. Drought had different effects among dominant species. In Quercus ilex, it increased the C/P ratio in wood and roots, N concentrations in roots and litter, and N/P ratio in wood and roots and decreased the C concentration in roots, C/N ratio in roots and litter, and C/P ratio in litter. In Arbutus unedo, drought increased the N concentration in litter and decreased the N concentration in leaves, thus decreasing N leaf reabsorption. No significant changes in C and N concentrations were found in Phillyrea latifolia. Drought affected the P plant absorption capacity more than that of N (more mobile). There was a general decreasing trend of C and N accumulation in aboveground biomass, with this effect being significant in A. unedo, which accumulated 80% less C and lost 2 kg ha−1 of N in aboveground biomass in drought plots in the period 1999–2005, whereas in this same period it accumulated 9 kg ha−1 of N in total aboveground biomass in control plots. Total soil N and soil organic C increased in droughted soils. The effects of drought on C/N/P stoichiometry and N uptake capacity were different among the three dominant plant species. Q. ilex and A. unedo were more sensitive to drought than P. latifolia. The increase in C/P and N/P ratios in Q. ilex and the decrease in N uptake in A. unedo might decrease their competitive capacity under drought by decreasing water use efficiency. These results altogether indicated slower C and N mineralization and lower N plant capture, N leaf reabsorption, and N accumulation in some dominant plant species in response to drought, thus reducing C and N soil turnover, increasing C and N accumulation in soil, and reducing C and N at the stand level.","container-title":"Forest Science","DOI":"10.1093/forestscience/54.5.513","ISSN":"0015-749X","issue":"5","journalAbbreviation":"Forest Science","note":"number: 5","page":"513-522","source":"Silverchair","title":"Drought-Induced Changes in C and N Stoichiometry in a Quercus ilex Mediterranean Forest","volume":"54","author":[{"family":"Sardans","given":"Jordi"},{"family":"Peñuelas","given":"Josep"},{"family":"Ogaya","given":"Romà"}],"issued":{"date-parts":[["2008",10,1]]}}},{"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S."}],"issued":{"date-parts":[["2015"]]}}},{"id":23932,"uris":["http://zotero.org/users/9539750/items/FYNKCIKX"],"itemData":{"id":23932,"type":"article-journal","abstract":"Environmental stresses not only influence production of plant metabolites but could also modify their resorption during leaf senescence. The production-resorption dynamics of polyphenolic tannins, a class of defense compound whose ecological role extends beyond tissue senescence, could amplify the influence of climate on ecosystem processes. We studied the quantity, chemical composition, and tissue-association of tannins in green and freshly-senesced leaves of Quercus rubra exposed to different temperature (Warming and No Warming) and precipitation treatments (Dry, Ambient, Wet) at the Boston-Area Climate Experiment (BACE) in Massachusetts, USA. Climate influenced not only the quantity of tannins, but also their molecular composition and cell-wall associations. Irrespective of climatic treatments, tannin composition in Q. rubra was dominated by condensed tannins (CTs, proanthocyanidins). When exposed to Dry and Ambient*Warm conditions, Q. rubra produced higher quantities of tannins that were less polymerized. In contrast, under favorable conditions (Wet), tannins were produced in lower quantities, but the CTs were more polymerized. Further, even as the overall tissue tannin content declined, the content of hydrolysable tannins (HTs) increased under Wet treatments. The molecular composition of tannins influenced their content in senesced litter. Compared to the green leaves, the content of HTs decreased in senesced leaves across treatments, whereas the CT content was similar between green and senesced leaves in Wet treatments that produced more polymerized tannins. The content of total tannins in senesced leaves was higher in Warming treatments under both dry and ambient precipitation treatments. Our results suggest that, though climate directly influenced the production of tannins in green tissues (and similar patterns were observed in the senesced tissue), the influence of climate on tannin content of senesced tissue was partly mediated by the effect on the chemical composition of tannins. These different climatic impacts on leaves over the course of a growing season may alter forest dynamics, not only in decomposition and nutrient cycling dynamics, but also in herbivory dynamics.","container-title":"Frontiers in Plant Science","DOI":"10.3389/fpls.2017.00423","ISSN":"1664-462X","journalAbbreviation":"Front. Plant Sci.","language":"English","note":"publisher: Frontiers","source":"Frontiers","title":"Climate Influences the Content and Chemical Composition of Foliar Tannins in Green and Senesced Tissues of Quercus rubra","URL":"https://www.frontiersin.org/journals/plant-science/articles/10.3389/fpls.2017.00423/full","volume":"8","author":[{"family":"Top","given":"Sara M."},{"family":"Preston","given":"Caroline M."},{"family":"Dukes","given":"Jeffrey S."},{"family":"Tharayil","given":"Nishanth"}],"accessed":{"date-parts":[["2025",5,23]]},"issued":{"date-parts":[["2017",5,16]]}}}],"schema":"https://github.com/citation-style-language/schema/raw/master/csl-citation.json"} </w:instrText>
      </w:r>
      <w:r w:rsidR="0019008F">
        <w:fldChar w:fldCharType="separate"/>
      </w:r>
      <w:r w:rsidR="0019008F" w:rsidRPr="0019008F">
        <w:t>(13, 20–22)</w:t>
      </w:r>
      <w:r w:rsidR="0019008F">
        <w:fldChar w:fldCharType="end"/>
      </w:r>
      <w:r w:rsidRPr="008D52F2">
        <w:t xml:space="preserve"> through changes in plant physiology</w:t>
      </w:r>
      <w:r w:rsidR="0019008F">
        <w:t xml:space="preserve"> </w:t>
      </w:r>
      <w:r w:rsidR="0019008F">
        <w:fldChar w:fldCharType="begin"/>
      </w:r>
      <w:r w:rsidR="0019008F">
        <w:instrText xml:space="preserve"> ADDIN ZOTERO_ITEM CSL_CITATION {"citationID":"uObx3Ul2","properties":{"formattedCitation":"(21, 22)","plainCitation":"(21, 22)","noteIndex":0},"citationItems":[{"id":23931,"uris":["http://zotero.org/users/9539750/items/XCYV28D5"],"itemData":{"id":23931,"type":"article-journal","abstract":"The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S."}],"issued":{"date-parts":[["2015"]]}}},{"id":23932,"uris":["http://zotero.org/users/9539750/items/FYNKCIKX"],"itemData":{"id":23932,"type":"article-journal","abstract":"Environmental stresses not only influence production of plant metabolites but could also modify their resorption during leaf senescence. The production-resorption dynamics of polyphenolic tannins, a class of defense compound whose ecological role extends beyond tissue senescence, could amplify the influence of climate on ecosystem processes. We studied the quantity, chemical composition, and tissue-association of tannins in green and freshly-senesced leaves of Quercus rubra exposed to different temperature (Warming and No Warming) and precipitation treatments (Dry, Ambient, Wet) at the Boston-Area Climate Experiment (BACE) in Massachusetts, USA. Climate influenced not only the quantity of tannins, but also their molecular composition and cell-wall associations. Irrespective of climatic treatments, tannin composition in Q. rubra was dominated by condensed tannins (CTs, proanthocyanidins). When exposed to Dry and Ambient*Warm conditions, Q. rubra produced higher quantities of tannins that were less polymerized. In contrast, under favorable conditions (Wet), tannins were produced in lower quantities, but the CTs were more polymerized. Further, even as the overall tissue tannin content declined, the content of hydrolysable tannins (HTs) increased under Wet treatments. The molecular composition of tannins influenced their content in senesced litter. Compared to the green leaves, the content of HTs decreased in senesced leaves across treatments, whereas the CT content was similar between green and senesced leaves in Wet treatments that produced more polymerized tannins. The content of total tannins in senesced leaves was higher in Warming treatments under both dry and ambient precipitation treatments. Our results suggest that, though climate directly influenced the production of tannins in green tissues (and similar patterns were observed in the senesced tissue), the influence of climate on tannin content of senesced tissue was partly mediated by the effect on the chemical composition of tannins. These different climatic impacts on leaves over the course of a growing season may alter forest dynamics, not only in decomposition and nutrient cycling dynamics, but also in herbivory dynamics.","container-title":"Frontiers in Plant Science","DOI":"10.3389/fpls.2017.00423","ISSN":"1664-462X","journalAbbreviation":"Front. Plant Sci.","language":"English","note":"publisher: Frontiers","source":"Frontiers","title":"Climate Influences the Content and Chemical Composition of Foliar Tannins in Green and Senesced Tissues of Quercus rubra","URL":"https://www.frontiersin.org/journals/plant-science/articles/10.3389/fpls.2017.00423/full","volume":"8","author":[{"family":"Top","given":"Sara M."},{"family":"Preston","given":"Caroline M."},{"family":"Dukes","given":"Jeffrey S."},{"family":"Tharayil","given":"Nishanth"}],"accessed":{"date-parts":[["2025",5,23]]},"issued":{"date-parts":[["2017",5,16]]}}}],"schema":"https://github.com/citation-style-language/schema/raw/master/csl-citation.json"} </w:instrText>
      </w:r>
      <w:r w:rsidR="0019008F">
        <w:fldChar w:fldCharType="separate"/>
      </w:r>
      <w:r w:rsidR="0019008F" w:rsidRPr="0019008F">
        <w:t>(21, 22)</w:t>
      </w:r>
      <w:r w:rsidR="0019008F">
        <w:fldChar w:fldCharType="end"/>
      </w:r>
      <w:r w:rsidRPr="008D52F2">
        <w:t xml:space="preserve"> and changes in plant community composition</w:t>
      </w:r>
      <w:r w:rsidR="0019008F">
        <w:t xml:space="preserve"> </w:t>
      </w:r>
      <w:r w:rsidR="0019008F">
        <w:fldChar w:fldCharType="begin"/>
      </w:r>
      <w:r w:rsidR="0019008F">
        <w:instrText xml:space="preserve"> ADDIN ZOTERO_ITEM CSL_CITATION {"citationID":"cPadO6Cz","properties":{"formattedCitation":"(23, 24)","plainCitation":"(23, 24)","noteIndex":0},"citationItems":[{"id":24354,"uris":["http://zotero.org/users/9539750/items/AXIEJC2U"],"itemData":{"id":24354,"type":"article-journal","abstract":"Research Highlights: A small, long-term decrease in the water availability in a Mediterranean holm oak forest elicited strong effects on tree stem growth, mortality, and species composition, which led to changes in the ecosystem function and service provision. Background and Objectives: Many forest ecosystems are increasingly challenged by stress conditions under climate change. These new environmental constraints may drive changes in species distribution and ecosystem function. Materials and Methods: An evergreen Mediterranean holm oak (Quercus ilex L.) forest was subjected to 21 consecutive years of experimental drought (performing 30% of rainfall exclusion resulted in a 15% decrease in soil moisture). The effects of the annual climatic conditions and the experimental drought on a tree and shrub basal area increment were studied, with a focus on the two most dominant species (Q. ilex and the tall shrub Phillyrea latifolia L.). Results: Stem growth decreased and tree mortality increased under the experimental drought conditions and in hot and dry years. These effects differed between the two dominant species: the basal area of Q. ilex (the current, supradominant species) was dependent on water availability and climatic conditions, whereas P. latifolia was more tolerant to drought and experienced increased growth rates in plots where Q. ilex decay rates were high. Conclusions: Our findings reveal that small changes in water availability drive changes in species growth, composition, and distribution, as demonstrated by the continuous and ongoing replacement of the current supradominant Q. ilex by the subdominant P. latifolia, which is better adapted to tolerate hot and dry environments. The consequences of these ecological transformations for ecosystem function and service provision to human society are discussed.","container-title":"Forests","DOI":"10.3390/f12030306","ISSN":"1999-4907","issue":"3","language":"en","license":"http://creativecommons.org/licenses/by/3.0/","note":"publisher: Multidisciplinary Digital Publishing Institute","page":"306","source":"www.mdpi.com","title":"Climate Change Effects in a Mediterranean Forest Following 21 Consecutive Years of Experimental Drought","volume":"12","author":[{"family":"Ogaya","given":"Romà"},{"family":"Peñuelas","given":"Josep"}],"issued":{"date-parts":[["2021",3]]}}},{"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19008F">
        <w:fldChar w:fldCharType="separate"/>
      </w:r>
      <w:r w:rsidR="0019008F" w:rsidRPr="0019008F">
        <w:t>(23, 24)</w:t>
      </w:r>
      <w:r w:rsidR="0019008F">
        <w:fldChar w:fldCharType="end"/>
      </w:r>
      <w:r w:rsidRPr="008D52F2">
        <w:t xml:space="preserve">. These changes </w:t>
      </w:r>
      <w:r w:rsidRPr="008D52F2">
        <w:lastRenderedPageBreak/>
        <w:t>in litter chemistry, in turn, affect</w:t>
      </w:r>
      <w:r w:rsidR="00E43F7F" w:rsidRPr="008D52F2">
        <w:t>s</w:t>
      </w:r>
      <w:r w:rsidRPr="008D52F2">
        <w:t xml:space="preserve"> the microbial community, altering microbial community composition</w:t>
      </w:r>
      <w:r w:rsidR="0019008F">
        <w:t xml:space="preserve"> </w:t>
      </w:r>
      <w:r w:rsidR="0019008F">
        <w:fldChar w:fldCharType="begin"/>
      </w:r>
      <w:r w:rsidR="0019008F">
        <w:instrText xml:space="preserve"> ADDIN ZOTERO_ITEM CSL_CITATION {"citationID":"yANgdLoc","properties":{"formattedCitation":"(25)","plainCitation":"(25)","noteIndex":0},"citationItems":[{"id":32,"uris":["http://zotero.org/users/9539750/items/BHE9AWEF"],"itemData":{"id":32,"type":"article-journal","abstract":"Terrestrial ecosystem models assume that microbial communities respond instantaneously, or are immediately resilient, to environmental change. Here we tested this assumption by quantifying the resilience of a leaf litter community to changes in precipitation or nitrogen availability. By manipulating composition within a global change experiment, we decoupled the legacies of abiotic parameters versus that of the microbial community itself. After one rainy season, more variation in fungal composition could be explained by the original microbial inoculum than the litterbag environment (18% versus 5.5% of total variation). This compositional legacy persisted for 3 years, when 6% of the variability in fungal composition was still explained by the microbial origin. In contrast, bacterial composition was generally more resilient than fungal composition. Microbial functioning (measured as decomposition rate) was not immediately resilient to the global change manipulations; decomposition depended on both the contemporary environment and rainfall the year prior. Finally, using metagenomic sequencing, we showed that changes in precipitation, but not nitrogen availability, altered the potential for bacterial carbohydrate degradation, suggesting why the functional consequences of the two experiments may have differed. Predictions of how terrestrial ecosystem processes respond to environmental change may thus be improved by considering the legacies of microbial communities.","container-title":"The ISME Journal","DOI":"10.1038/ismej.2016.122","ISSN":"1751-7370","issue":"2","journalAbbreviation":"ISME J","language":"en","license":"2017 The Author(s)","note":"number: 2\npublisher: Nature Publishing Group","page":"490-499","source":"www.nature.com","title":"Microbial legacies alter decomposition in response to simulated global change","volume":"11","author":[{"family":"Martiny","given":"Jennifer BH"},{"family":"Martiny","given":"Adam C."},{"family":"Weihe","given":"Claudia"},{"family":"Lu","given":"Ying"},{"family":"Berlemont","given":"Renaud"},{"family":"Brodie","given":"Eoin L."},{"family":"Goulden","given":"Michael L."},{"family":"Treseder","given":"Kathleen K."},{"family":"Allison","given":"Steven D."}],"issued":{"date-parts":[["2017",2]]}}}],"schema":"https://github.com/citation-style-language/schema/raw/master/csl-citation.json"} </w:instrText>
      </w:r>
      <w:r w:rsidR="0019008F">
        <w:fldChar w:fldCharType="separate"/>
      </w:r>
      <w:r w:rsidR="0019008F" w:rsidRPr="0019008F">
        <w:t>(25)</w:t>
      </w:r>
      <w:r w:rsidR="0019008F">
        <w:fldChar w:fldCharType="end"/>
      </w:r>
      <w:r w:rsidRPr="008D52F2">
        <w:t xml:space="preserve"> by decreasing bacterial abundance</w:t>
      </w:r>
      <w:r w:rsidR="0019008F">
        <w:t xml:space="preserve"> </w:t>
      </w:r>
      <w:r w:rsidR="0019008F">
        <w:fldChar w:fldCharType="begin"/>
      </w:r>
      <w:r w:rsidR="0019008F">
        <w:instrText xml:space="preserve"> ADDIN ZOTERO_ITEM CSL_CITATION {"citationID":"YLqVehT0","properties":{"formattedCitation":"(13)","plainCitation":"(13)","noteIndex":0},"citationItems":[{"id":29,"uris":["http://zotero.org/users/9539750/items/6LSFTCF6"],"itemData":{"id":29,"type":"article-journal","abstract":"Rates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19008F">
        <w:fldChar w:fldCharType="separate"/>
      </w:r>
      <w:r w:rsidR="0019008F" w:rsidRPr="0019008F">
        <w:t>(13)</w:t>
      </w:r>
      <w:r w:rsidR="0019008F">
        <w:fldChar w:fldCharType="end"/>
      </w:r>
      <w:r w:rsidRPr="008D52F2">
        <w:t>, and decreasing investment in extracellular enzyme activity by decreasing proportions of certain litter substrates</w:t>
      </w:r>
      <w:r w:rsidR="0019008F">
        <w:t xml:space="preserve"> </w:t>
      </w:r>
      <w:r w:rsidR="0019008F">
        <w:fldChar w:fldCharType="begin"/>
      </w:r>
      <w:r w:rsidR="0019008F">
        <w:instrText xml:space="preserve"> ADDIN ZOTERO_ITEM CSL_CITATION {"citationID":"pZ8xGMbt","properties":{"formattedCitation":"(15)","plainCitation":"(15)","noteIndex":0},"citationItems":[{"id":31,"uris":["http://zotero.org/users/9539750/items/XW9JTKVJ"],"itemData":{"id":31,"type":"article-journal","abstract":"Microbial enzymes play a fundamental role in ecosystem processes and nutrient mineralization. Therefore understanding enzyme responses to anthropogenic environmental change is important for predicting ecosystem function in the future. In a previous study, we used a reciprocal transplant design to examine the direct and indirect effects of drought and nitrogen (N) fertilization on litter decomposition in a southern California grassland. This work showed direct and indirect negative effects of drought on decomposition, and faster decomposition by N-adapted microbial communities in N-fertilized plots than in non-fertilized plots. Here we measured microbial biomass and the activities of nine extracellular enzymes to examine the microbial and enzymatic mechanisms underlying litter decomposition responses to drought and N. We hypothesized that changes in fungal biomass and potential extracellular enzyme activity (EEA) would relate directly to litter decomposition responses. We also predicted that fungal biomass would dominate the microbial community in our semi-arid study site. However, we found that the microbial community was dominated by bacterial biomass, and that bacteria responded negatively to drought treatment. In contrast to patterns in decomposition, fungal biomass and most potential EEA increased in direct response to drought treatment. Potential EEA was also decoupled from the decomposition response to N treatment. These results suggest that drought and N alter the efficiencies of EEA, defined as the mass of target substrate lost per unit potential EEA. Enzyme efficiencies declined with drought treatment, possibly because reduced water availability increased enzyme immobilization and reduced diffusion rates. In the N experiment, the efficiencies of β-glucosidase, β-xylosidase, and polyphenol oxidase were greater when microbes were transplanted into environments from which they originated. This increase in enzymatic efficiency suggests that microbial enzymes may adapt to their local environment. Overall, our results indicate that drought and N addition may have predictable impacts on the efficiencies of extracellular enzymes, providing a means of linking enzyme potentials with in-situ activities.","container-title":"Soil Biology and Biochemistry","DOI":"10.1016/j.soilbio.2013.03.034","ISSN":"0038-0717","journalAbbreviation":"Soil Biology and Biochemistry","language":"en","page":"68-79","source":"ScienceDirect","title":"Microbial enzymatic responses to drought and to nitrogen addition in a southern California grassland","volume":"64","author":[{"family":"Alster","given":"Charlotte J."},{"family":"German","given":"Donovan P."},{"family":"Lu","given":"Ying"},{"family":"Allison","given":"Steven D."}],"issued":{"date-parts":[["2013",9,1]]}}}],"schema":"https://github.com/citation-style-language/schema/raw/master/csl-citation.json"} </w:instrText>
      </w:r>
      <w:r w:rsidR="0019008F">
        <w:fldChar w:fldCharType="separate"/>
      </w:r>
      <w:r w:rsidR="0019008F" w:rsidRPr="0019008F">
        <w:t>(15)</w:t>
      </w:r>
      <w:r w:rsidR="0019008F">
        <w:fldChar w:fldCharType="end"/>
      </w:r>
      <w:r w:rsidRPr="008D52F2">
        <w:t>. Therefore, drought can exert direct and indirect effects on litter decomposition, and the</w:t>
      </w:r>
      <w:r w:rsidR="00E43F7F" w:rsidRPr="008D52F2">
        <w:t xml:space="preserve"> indirect</w:t>
      </w:r>
      <w:r w:rsidRPr="008D52F2">
        <w:t xml:space="preserve"> effects remain understudied</w:t>
      </w:r>
      <w:r w:rsidR="0019008F">
        <w:t xml:space="preserve"> </w:t>
      </w:r>
      <w:r w:rsidR="0019008F">
        <w:fldChar w:fldCharType="begin"/>
      </w:r>
      <w:r w:rsidR="0019008F">
        <w:instrText xml:space="preserve"> ADDIN ZOTERO_ITEM CSL_CITATION {"citationID":"ME0SCxTq","properties":{"formattedCitation":"(7)","plainCitation":"(7)","noteIndex":0},"citationItems":[{"id":21586,"uris":["http://zotero.org/users/9539750/items/U8RHM2CM"],"itemData":{"id":21586,"type":"article-journal","abstract":"Decomposition of plant litter is a fundamental ecosystem process that can act as a feedback to climate change by simultaneously influencing both the productivity of ecosystems and the flux of carbon dioxide from the soil. The influence of climate on decomposition from a postsenescence perspective is relatively well known; in particular, climate is known to regulate the rate of litter decomposition via its direct influence on the reaction kinetics and microbial physiology on processes downstream of tissue senescence. Climate can alter plant metabolism during the formative stage of tissues and could shape the final chemical composition of plant litter that is available for decomposition, and thus indirectly influence decomposition; however, these indirect effects are relatively poorly understood. Climatic stress disrupts cellular homeostasis in plants and results in the reprogramming of primary and secondary metabolic pathways, which leads to changes in the quantity, composition, and organization of small molecules and recalcitrant heteropolymers, including lignins, tannins, suberins, and cuticle within the plant tissue matrix. Furthermore, by regulating metabolism during tissue senescence, climate influences the resorption of nutrients from senescing tissues. Thus, the final chemical composition of plant litter that forms the substrate of decomposition is a combined product of presenescence physiological processes through the production and resorption of metabolites. The changes in quantity, composition, and localization of the molecular construct of the litter could enhance or hinder tissue decomposition and soil nutrient cycling by altering the recalcitrance of the lignocellulose matrix, the composition of microbial communities, and the activity of microbial exo-enzymes via various complexation reactions. Also, the climate-induced changes in the molecular composition of litter could differentially influence litter decomposition and soil nutrient cycling. Compared with temperate ecosystems, the indirect effects of climate on litter decomposition in the tropics are not well understood, which underscores the need to conduct additional studies in tropical biomes. We also emphasize the need to focus on how climatic stress affects the root chemistry as roots contribute significantly to biogeochemical cycling, and on utilizing more robust analytical approaches to capture the molecular composition of tissue matrix that fuel microbial metabolism.","container-title":"Global Change Biology","DOI":"10.1111/gcb.13923","ISSN":"1365-2486","issue":"4","language":"en","license":"© 2017 John Wiley &amp; Sons Ltd","note":"_eprint: https://onlinelibrary.wiley.com/doi/pdf/10.1111/gcb.13923","page":"1428-1451","source":"Wiley Online Library","title":"Decoupling the direct and indirect effects of climate on plant litter decomposition: Accounting for stress-induced modifications in plant chemistry","title-short":"Decoupling the direct and indirect effects of climate on plant litter decomposition","volume":"24","author":[{"family":"Suseela","given":"Vidya"},{"family":"Tharayil","given":"Nishanth"}],"issued":{"date-parts":[["2018"]]}}}],"schema":"https://github.com/citation-style-language/schema/raw/master/csl-citation.json"} </w:instrText>
      </w:r>
      <w:r w:rsidR="0019008F">
        <w:fldChar w:fldCharType="separate"/>
      </w:r>
      <w:r w:rsidR="0019008F" w:rsidRPr="0019008F">
        <w:t>(7)</w:t>
      </w:r>
      <w:r w:rsidR="0019008F">
        <w:fldChar w:fldCharType="end"/>
      </w:r>
      <w:r w:rsidRPr="008D52F2">
        <w:t>.</w:t>
      </w:r>
    </w:p>
    <w:p w14:paraId="1E19E6F0" w14:textId="77777777" w:rsidR="004A1405" w:rsidRPr="008D52F2" w:rsidRDefault="004A1405" w:rsidP="004F5140">
      <w:pPr>
        <w:jc w:val="both"/>
      </w:pPr>
    </w:p>
    <w:p w14:paraId="12AE99EA" w14:textId="77777777" w:rsidR="004F5140" w:rsidRDefault="00000000" w:rsidP="004F5140">
      <w:pPr>
        <w:jc w:val="both"/>
      </w:pPr>
      <w:r w:rsidRPr="008D52F2">
        <w:t>Here we investigate the effects of a decade-long drought</w:t>
      </w:r>
      <w:r w:rsidR="009D7D93" w:rsidRPr="008D52F2">
        <w:t xml:space="preserve"> </w:t>
      </w:r>
      <w:r w:rsidRPr="008D52F2">
        <w:t>on the decomposition traits of microbial communities in a</w:t>
      </w:r>
      <w:r w:rsidR="003128B7" w:rsidRPr="008D52F2">
        <w:t xml:space="preserve">n 18-month </w:t>
      </w:r>
      <w:r w:rsidRPr="008D52F2">
        <w:t>litter bag experiment</w:t>
      </w:r>
      <w:r w:rsidR="003128B7" w:rsidRPr="008D52F2">
        <w:t xml:space="preserve"> </w:t>
      </w:r>
      <w:r w:rsidRPr="008D52F2">
        <w:t xml:space="preserve">in a semi-arid </w:t>
      </w:r>
      <w:r w:rsidR="009D7D93" w:rsidRPr="008D52F2">
        <w:t>ecosystem</w:t>
      </w:r>
      <w:r w:rsidR="00341067" w:rsidRPr="008D52F2">
        <w:t xml:space="preserve">, </w:t>
      </w:r>
      <w:r w:rsidR="009D7D93" w:rsidRPr="008D52F2">
        <w:t xml:space="preserve">specifically </w:t>
      </w:r>
      <w:r w:rsidR="00341067" w:rsidRPr="008D52F2">
        <w:t>focusing on</w:t>
      </w:r>
      <w:r w:rsidR="009D7D93" w:rsidRPr="008D52F2">
        <w:t xml:space="preserve"> microbial resource acquisition traits as influenced by the vegetation type and the corresponding litter chemistry. We tested the impact of drought on plant litter chemistry using </w:t>
      </w:r>
      <w:r w:rsidRPr="008D52F2">
        <w:t xml:space="preserve">four distinct litter types: grass and shrub each under ambient and reduced precipitation for 10 years. We </w:t>
      </w:r>
      <w:r w:rsidR="009D7D93" w:rsidRPr="008D52F2">
        <w:t>hypothesized</w:t>
      </w:r>
      <w:r w:rsidRPr="008D52F2">
        <w:t xml:space="preserve"> that </w:t>
      </w:r>
      <w:r w:rsidR="009D7D93" w:rsidRPr="008D52F2">
        <w:t xml:space="preserve">1) </w:t>
      </w:r>
      <w:r w:rsidRPr="008D52F2">
        <w:t>shrub</w:t>
      </w:r>
      <w:r w:rsidR="004B064B" w:rsidRPr="008D52F2">
        <w:t xml:space="preserve"> compared to grass </w:t>
      </w:r>
      <w:r w:rsidR="009D7D93" w:rsidRPr="008D52F2">
        <w:t xml:space="preserve">has </w:t>
      </w:r>
      <w:r w:rsidR="004B064B" w:rsidRPr="008D52F2">
        <w:t>more recalcitrant litter containing higher amount of lignin</w:t>
      </w:r>
      <w:r w:rsidR="003128B7" w:rsidRPr="008D52F2">
        <w:t>/lipids</w:t>
      </w:r>
      <w:r w:rsidR="004B064B" w:rsidRPr="008D52F2">
        <w:t xml:space="preserve"> and lower amount of cellulose/hemicellulose and drought alters plant litter chemistry making it more recalcitrant; and 2) litter chemistry drives microbial decomposition capabilities and enzyme activity, whether due to vegetation differences or drought effects on chemistry. </w:t>
      </w:r>
      <w:r w:rsidRPr="008D52F2">
        <w:t xml:space="preserve">We tested these hypotheses using </w:t>
      </w:r>
      <w:r w:rsidR="003128B7" w:rsidRPr="008D52F2">
        <w:t xml:space="preserve">Fourier Transform Infrared Spectroscopy (FTIR) to study changes in litter chemistry, </w:t>
      </w:r>
      <w:r w:rsidRPr="008D52F2">
        <w:t>shotgun metagenomics</w:t>
      </w:r>
      <w:r w:rsidR="003128B7" w:rsidRPr="008D52F2">
        <w:t xml:space="preserve"> to measure decomposition capabilities</w:t>
      </w:r>
      <w:r w:rsidRPr="008D52F2">
        <w:t xml:space="preserve">, </w:t>
      </w:r>
      <w:r w:rsidR="003128B7" w:rsidRPr="008D52F2">
        <w:t xml:space="preserve">and </w:t>
      </w:r>
      <w:r w:rsidRPr="008D52F2">
        <w:t>extracellular enzyme assays</w:t>
      </w:r>
      <w:r w:rsidR="003128B7" w:rsidRPr="008D52F2">
        <w:t xml:space="preserve"> to quantity activity</w:t>
      </w:r>
      <w:r w:rsidRPr="008D52F2">
        <w:t>.</w:t>
      </w:r>
      <w:r w:rsidR="003128B7" w:rsidRPr="008D52F2">
        <w:t xml:space="preserve"> We synthesize the knowledge to present evidence of the less-studied effects of drought </w:t>
      </w:r>
      <w:r w:rsidR="0036368B" w:rsidRPr="008D52F2">
        <w:t xml:space="preserve">via changes in plant litter chemistry </w:t>
      </w:r>
      <w:r w:rsidR="003128B7" w:rsidRPr="008D52F2">
        <w:t xml:space="preserve">on </w:t>
      </w:r>
      <w:r w:rsidR="0036368B" w:rsidRPr="008D52F2">
        <w:t>microbe-mediated decomposition rates, a key ecosystem function.</w:t>
      </w:r>
      <w:bookmarkStart w:id="4" w:name="_590maasvb476" w:colFirst="0" w:colLast="0"/>
      <w:bookmarkEnd w:id="4"/>
    </w:p>
    <w:p w14:paraId="4B941C1B" w14:textId="77777777" w:rsidR="004F5140" w:rsidRDefault="004F5140" w:rsidP="004F5140">
      <w:pPr>
        <w:jc w:val="both"/>
      </w:pPr>
    </w:p>
    <w:p w14:paraId="521737CD" w14:textId="77777777" w:rsidR="004F5140" w:rsidRDefault="004F5140" w:rsidP="004F5140">
      <w:pPr>
        <w:jc w:val="both"/>
      </w:pPr>
    </w:p>
    <w:p w14:paraId="3C41BF14" w14:textId="77777777" w:rsidR="004F5140" w:rsidRDefault="00000000" w:rsidP="004F5140">
      <w:pPr>
        <w:jc w:val="both"/>
        <w:rPr>
          <w:sz w:val="32"/>
          <w:szCs w:val="32"/>
        </w:rPr>
      </w:pPr>
      <w:r w:rsidRPr="004F5140">
        <w:rPr>
          <w:sz w:val="32"/>
          <w:szCs w:val="32"/>
        </w:rPr>
        <w:t>Results</w:t>
      </w:r>
    </w:p>
    <w:p w14:paraId="255A0198" w14:textId="77777777" w:rsidR="004F5140" w:rsidRDefault="004F5140" w:rsidP="004F5140">
      <w:pPr>
        <w:jc w:val="both"/>
        <w:rPr>
          <w:sz w:val="32"/>
          <w:szCs w:val="32"/>
        </w:rPr>
      </w:pPr>
    </w:p>
    <w:p w14:paraId="0F174138" w14:textId="5FC4A61C" w:rsidR="004F5140" w:rsidRDefault="00D679B2" w:rsidP="004F5140">
      <w:pPr>
        <w:jc w:val="both"/>
        <w:rPr>
          <w:b/>
          <w:bCs/>
        </w:rPr>
      </w:pPr>
      <w:r w:rsidRPr="004F5140">
        <w:rPr>
          <w:b/>
          <w:bCs/>
        </w:rPr>
        <w:t xml:space="preserve">Shrub </w:t>
      </w:r>
      <w:r w:rsidR="00C608AC" w:rsidRPr="004F5140">
        <w:rPr>
          <w:b/>
          <w:bCs/>
        </w:rPr>
        <w:t xml:space="preserve">litter </w:t>
      </w:r>
      <w:r w:rsidRPr="004F5140">
        <w:rPr>
          <w:b/>
          <w:bCs/>
        </w:rPr>
        <w:t>is more recalcitrant than grass</w:t>
      </w:r>
      <w:r w:rsidR="00C456CC" w:rsidRPr="004F5140">
        <w:rPr>
          <w:b/>
          <w:bCs/>
        </w:rPr>
        <w:t xml:space="preserve"> litter</w:t>
      </w:r>
    </w:p>
    <w:p w14:paraId="601BCEC1" w14:textId="61489928" w:rsidR="004F5140" w:rsidRPr="004F5140" w:rsidRDefault="00000000" w:rsidP="004F5140">
      <w:pPr>
        <w:jc w:val="both"/>
      </w:pPr>
      <w:r w:rsidRPr="004F5140">
        <w:t>Litter chemistry differ</w:t>
      </w:r>
      <w:r w:rsidR="00F32350" w:rsidRPr="004F5140">
        <w:t>ed</w:t>
      </w:r>
      <w:r w:rsidRPr="004F5140">
        <w:t xml:space="preserve"> between the vegetation types (Figure 1, Table S1). </w:t>
      </w:r>
      <w:r w:rsidR="00F32350" w:rsidRPr="004F5140">
        <w:t>T</w:t>
      </w:r>
      <w:r w:rsidRPr="004F5140">
        <w:t xml:space="preserve">he carbohydrate ester spectral areas (Table 1, Figure 1h, 1i) are likely associated with hemicellulose and </w:t>
      </w:r>
      <w:proofErr w:type="spellStart"/>
      <w:r w:rsidRPr="004F5140">
        <w:t>pectins</w:t>
      </w:r>
      <w:proofErr w:type="spellEnd"/>
      <w:r w:rsidR="00F32350" w:rsidRPr="004F5140">
        <w:t xml:space="preserve"> that contain ester groups</w:t>
      </w:r>
      <w:r w:rsidR="0019008F">
        <w:t xml:space="preserve"> </w:t>
      </w:r>
      <w:r w:rsidR="0019008F">
        <w:fldChar w:fldCharType="begin"/>
      </w:r>
      <w:r w:rsidR="0019008F">
        <w:instrText xml:space="preserve"> ADDIN ZOTERO_ITEM CSL_CITATION {"citationID":"pnZQ9i9C","properties":{"formattedCitation":"(26)","plainCitation":"(26)","noteIndex":0},"citationItems":[{"id":9,"uris":["http://zotero.org/users/9539750/items/GXBVBA6B"],"itemData":{"id":9,"type":"chapter","abstract":"Carbohydrate esterases are a group of enzymes which release acyl or alkyl groups attached by ester linkage to carbohydrates. The CAZy database, which classifies enzymes that assemble, modify, and break down carbohydrates and glycoconjugates, classifies all carbohydrate esterases into 16 families. This chapter is an overview of the research for nearly 50 years around the main groups of carbohydrate esterases dealing with the degradation of polysaccharides, their main biochemical and molecular traits, as well as its application for the synthesis of high added value esters.","collection-title":"Methods in Molecular Biology","container-title":"Lipases and Phospholipases: Methods and Protocols","event-place":"New York, NY","ISBN":"978-1-4939-8672-9","language":"en","note":"DOI: 10.1007/978-1-4939-8672-9_2","page":"39-68","publisher":"Springer","publisher-place":"New York, NY","source":"Springer Link","title":"Carbohydrate Esterases: An Overview","title-short":"Carbohydrate Esterases","URL":"https://doi.org/10.1007/978-1-4939-8672-9_2","author":[{"family":"Armendáriz-Ruiz","given":"Mariana"},{"family":"Rodríguez-González","given":"Jorge Alberto"},{"family":"Camacho-Ruíz","given":"Rosa María"},{"family":"Mateos-Díaz","given":"Juan Carlos"}],"editor":[{"family":"Sandoval","given":"Georgina"}],"accessed":{"date-parts":[["2023",2,11]]},"issued":{"date-parts":[["2018"]]}}}],"schema":"https://github.com/citation-style-language/schema/raw/master/csl-citation.json"} </w:instrText>
      </w:r>
      <w:r w:rsidR="0019008F">
        <w:fldChar w:fldCharType="separate"/>
      </w:r>
      <w:r w:rsidR="0019008F" w:rsidRPr="0019008F">
        <w:t>(26)</w:t>
      </w:r>
      <w:r w:rsidR="0019008F">
        <w:fldChar w:fldCharType="end"/>
      </w:r>
      <w:r w:rsidRPr="004F5140">
        <w:t>. While shrub litter had higher spectral area of carbohydrate C-O stretch</w:t>
      </w:r>
      <w:r w:rsidR="00F32350" w:rsidRPr="004F5140">
        <w:t>ing</w:t>
      </w:r>
      <w:r w:rsidRPr="004F5140">
        <w:t xml:space="preserve"> (Figure 1e), grassland litter had higher spectral areas of other </w:t>
      </w:r>
      <w:r w:rsidR="00F32350" w:rsidRPr="004F5140">
        <w:t xml:space="preserve">spectral </w:t>
      </w:r>
      <w:r w:rsidRPr="004F5140">
        <w:t>ranges associated with carbohydrates (Figure 1d, 1h, 1i), indicating that grassland litter had higher overall carbohydrate content than shrub litter. Shrub has higher spectral area associated with C-H methyl and methylene deformation (Figure 1b) and lipid C=O stretching (Figure 1c). The spectral range 1450-1475 cm</w:t>
      </w:r>
      <w:r w:rsidRPr="004F5140">
        <w:rPr>
          <w:vertAlign w:val="superscript"/>
        </w:rPr>
        <w:t>-1</w:t>
      </w:r>
      <w:r w:rsidRPr="004F5140">
        <w:t xml:space="preserve"> ha</w:t>
      </w:r>
      <w:r w:rsidR="00F32350" w:rsidRPr="004F5140">
        <w:t>s</w:t>
      </w:r>
      <w:r w:rsidRPr="004F5140">
        <w:t xml:space="preserve"> been associated with lignin</w:t>
      </w:r>
      <w:r w:rsidR="0019008F">
        <w:t xml:space="preserve"> </w:t>
      </w:r>
      <w:r w:rsidR="0019008F">
        <w:fldChar w:fldCharType="begin"/>
      </w:r>
      <w:r w:rsidR="0019008F">
        <w:instrText xml:space="preserve"> ADDIN ZOTERO_ITEM CSL_CITATION {"citationID":"7up6mpVt","properties":{"formattedCitation":"(27)","plainCitation":"(27)","noteIndex":0},"citationItems":[{"id":7,"uris":["http://zotero.org/users/9539750/items/QLA7FJWZ"],"itemData":{"id":7,"type":"article-journal","abstract":"With rapidly increased interests in biomass, diverse chemical and biological processes have been applied for biomass utilization. Fourier transform infrared (FTIR) analysis has been used for characterizing different types of biomass and their products, including natural and processed biomass. During biomass treatments, some solvents and/or catalysts can be retained and contaminate biomass. In addition, contaminants can be generated by the decomposition of biomass components. Herein, we report FTIR analyses of a series of contaminants, such as various solvents, chemicals, enzymes, and possibly formed degradation by-products in the biomass conversion process along with poplar biomass. This information helps to prevent misunderstanding the FTIR analysis results of the processed biomass.","container-title":"Applied Sciences","DOI":"10.3390/app10124345","ISSN":"2076-3417","issue":"12","language":"en","license":"http://creativecommons.org/licenses/by/3.0/","note":"number: 12\npublisher: Multidisciplinary Digital Publishing Institute","page":"4345","source":"www.mdpi.com","title":"Observation of Potential Contaminants in Processed Biomass Using Fourier Transform Infrared Spectroscopy","volume":"10","author":[{"family":"Zhuang","given":"Jingshun"},{"family":"Li","given":"Mi"},{"family":"Pu","given":"Yunqiao"},{"family":"Ragauskas","given":"Arthur Jonas"},{"family":"Yoo","given":"Chang Geun"}],"issued":{"date-parts":[["2020",1]]}}}],"schema":"https://github.com/citation-style-language/schema/raw/master/csl-citation.json"} </w:instrText>
      </w:r>
      <w:r w:rsidR="0019008F">
        <w:fldChar w:fldCharType="separate"/>
      </w:r>
      <w:r w:rsidR="0019008F" w:rsidRPr="0019008F">
        <w:t>(27)</w:t>
      </w:r>
      <w:r w:rsidR="0019008F">
        <w:fldChar w:fldCharType="end"/>
      </w:r>
      <w:r w:rsidRPr="004F5140">
        <w:t>. The spectral range 1700-1750 cm</w:t>
      </w:r>
      <w:r w:rsidRPr="004F5140">
        <w:rPr>
          <w:vertAlign w:val="superscript"/>
        </w:rPr>
        <w:t>-1</w:t>
      </w:r>
      <w:r w:rsidRPr="004F5140">
        <w:t xml:space="preserve"> ha</w:t>
      </w:r>
      <w:r w:rsidR="00F32350" w:rsidRPr="004F5140">
        <w:t>s</w:t>
      </w:r>
      <w:r w:rsidRPr="004F5140">
        <w:t xml:space="preserve"> been associated with C=O stretching in ketones and carboxylic acids</w:t>
      </w:r>
      <w:r w:rsidR="0019008F">
        <w:t xml:space="preserve"> </w:t>
      </w:r>
      <w:r w:rsidR="0019008F">
        <w:fldChar w:fldCharType="begin"/>
      </w:r>
      <w:r w:rsidR="004E1841">
        <w:instrText xml:space="preserve"> ADDIN ZOTERO_ITEM CSL_CITATION {"citationID":"JlkFkfWE","properties":{"formattedCitation":"(28)","plainCitation":"(28)","noteIndex":0},"citationItems":[{"id":8,"uris":["http://zotero.org/users/9539750/items/3I6LST2L"],"itemData":{"id":8,"type":"article-journal","abstract":"Bulk soil samples (BS) (n = 120) from long-term tillage experiments and areas covered by secondary natural forest were collected in the Brazilian savanna region (Cerrado) at Santo Antônio de Goiás, and southern Atlantic forest region at Londrina. Bulk soils were separated into 8 aggregate size fractions (ASF) by wet sieving (n = 700). Bulk soil samples (BS) and ASF were analyzed for total C, N by dry combustion. BS were also analyzed for sand, silt, and clay by densitometry, and several measures of soil aggregation were determined. All samples were scanned in the mid- and near-infrared (Mid-IR, NIR) by diffuse reflectance of ground, non-KBr diluted samples using a Digilab FTS-7000 FTIR spectrometer equipped with a Pike Auto-Diff auto-sampler. Quantitative calibrations for the various analytes were performed separately for the original set of 120 BS samples and the set of 700 ASF samples using partial least squares regression (PLSR). Results for the set of 120 BS for total C and N were excellent using either spectral range with R2 &gt; 0.97, except for C by Mid-IR (R2 = 0.93). Similar results were obtained for determinations of sand and clay (R2 &gt; 0.94). Silt, determined by difference (100% - %sand - %clay), gave much lower R2 (0.80 and 0.63 for Mid-IR and NIR, respectively). For aggregation indices, R2 of approximately 0.80 were achieved in the Mid-IR, NIR results were not as good (R2 &lt; 0.67). Efforts with the 700 ASF samples resulted in R2 of 0.98 and 0.96 for C, and 0.96 and 0.97 for N, for Mid-IR and NIR calibrations, respectively. Calibration efforts to determine the values for the set of 700 ASF samples using set of 120 BS from which they were fractionated gave R2 = 0.90 and 0.87 in the Mid-IR and NIR, respectively, when 5% of the ASF were added to the set of 120 BS. Spectral discrimination of sample source was easily and very accurately determined for all data sets examined.","container-title":"Geoderma","DOI":"10.1016/j.geoderma.2006.03.026","issue":"1-2","language":"English","note":"number: 1-2\nPubAg AGID: 26839","page":"245-259","source":"PubAg","title":"Mid- and near-infrared spectroscopic assessment of soil compositional parameters and structural indices in two Ferralsols","volume":"136","author":[{"family":"Madari","given":"Beata E."},{"family":"Reeves","given":"James B. III"},{"family":"Machado","given":"Pedro L.O.A."},{"family":"Guimarães","given":"Cleber M."},{"family":"Torres","given":"Eleno"},{"family":"McCarty","given":"Gregorey W."}],"issued":{"date-parts":[["2006"]]}}}],"schema":"https://github.com/citation-style-language/schema/raw/master/csl-citation.json"} </w:instrText>
      </w:r>
      <w:r w:rsidR="0019008F">
        <w:fldChar w:fldCharType="separate"/>
      </w:r>
      <w:r w:rsidR="004E1841" w:rsidRPr="004E1841">
        <w:t>(28)</w:t>
      </w:r>
      <w:r w:rsidR="0019008F">
        <w:fldChar w:fldCharType="end"/>
      </w:r>
      <w:r w:rsidRPr="004F5140">
        <w:t>, indicating that this range might be associated with lipids. Shrub</w:t>
      </w:r>
      <w:r w:rsidR="00F32350" w:rsidRPr="004F5140">
        <w:t xml:space="preserve"> compared to grass</w:t>
      </w:r>
      <w:r w:rsidRPr="004F5140">
        <w:t xml:space="preserve"> litter likely had higher proportions of more recalcitrant compounds, namely lignin and lipids (Figure 1b, 1c), indicating that shrub litter is more recalcitrant than grassland litter. This is consistent with our hypothesized difference in recalcitrance between these two litter types</w:t>
      </w:r>
      <w:commentRangeStart w:id="5"/>
      <w:r w:rsidRPr="004F5140">
        <w:t>. Differences in lignin and carbohydrates between both vegetation types are also consistent with other studies that compared one or two litter species from each of the same vegetation types</w:t>
      </w:r>
      <w:r w:rsidR="004E1841">
        <w:t xml:space="preserve"> </w:t>
      </w:r>
      <w:r w:rsidR="004E1841">
        <w:fldChar w:fldCharType="begin"/>
      </w:r>
      <w:r w:rsidR="004E1841">
        <w:instrText xml:space="preserve"> ADDIN ZOTERO_ITEM CSL_CITATION {"citationID":"Sb670rWl","properties":{"formattedCitation":"(29, 30)","plainCitation":"(29, 30)","noteIndex":0},"citationItems":[{"id":24393,"uris":["http://zotero.org/users/9539750/items/GVBHKBGT"],"itemData":{"id":24393,"type":"article-journal","abstract":"Rates of litter decomposition in dryland ecosystems are consistently underestimated by decomposition models driven by temperature, moisture, and litter chemistry. The most common explanation for this pattern is that ultraviolet radiation (UV) increases decomposition through photodegradation of the litter lignin fraction. Alternatively, UV could increase decomposition through effects on microbial activity. To assess the mechanisms underlying UV photodegradation in a semiarid climate, we exposed high</w:instrText>
      </w:r>
      <w:r w:rsidR="004E1841">
        <w:rPr>
          <w:rFonts w:ascii="Cambria Math" w:hAnsi="Cambria Math" w:cs="Cambria Math"/>
        </w:rPr>
        <w:instrText>‐</w:instrText>
      </w:r>
      <w:r w:rsidR="004E1841">
        <w:instrText xml:space="preserve"> and low</w:instrText>
      </w:r>
      <w:r w:rsidR="004E1841">
        <w:rPr>
          <w:rFonts w:ascii="Cambria Math" w:hAnsi="Cambria Math" w:cs="Cambria Math"/>
        </w:rPr>
        <w:instrText>‐</w:instrText>
      </w:r>
      <w:r w:rsidR="004E1841">
        <w:instrText>lignin litter to ambient and blocked UV over 15 months in a Mediterranean ecosystem. We hypothesized that UV would increase litter mass loss, that UV would preferentially increase mass loss of the lignin fraction, and that UV would have a negative effect on microbial activity. Consistent with our first hypothesis, we found that UV</w:instrText>
      </w:r>
      <w:r w:rsidR="004E1841">
        <w:rPr>
          <w:rFonts w:ascii="Cambria Math" w:hAnsi="Cambria Math" w:cs="Cambria Math"/>
        </w:rPr>
        <w:instrText>‐</w:instrText>
      </w:r>
      <w:r w:rsidR="004E1841">
        <w:instrText>blocking reduced litter mass loss from 16% to 1% in high</w:instrText>
      </w:r>
      <w:r w:rsidR="004E1841">
        <w:rPr>
          <w:rFonts w:ascii="Cambria Math" w:hAnsi="Cambria Math" w:cs="Cambria Math"/>
        </w:rPr>
        <w:instrText>‐</w:instrText>
      </w:r>
      <w:r w:rsidR="004E1841">
        <w:instrText>lignin litter and from 29% to 17% in low</w:instrText>
      </w:r>
      <w:r w:rsidR="004E1841">
        <w:rPr>
          <w:rFonts w:ascii="Cambria Math" w:hAnsi="Cambria Math" w:cs="Cambria Math"/>
        </w:rPr>
        <w:instrText>‐</w:instrText>
      </w:r>
      <w:r w:rsidR="004E1841">
        <w:instrText>lignin litter. Contrary to our second hypothesis, UV treatment did not have a significant effect on lignin content in either litter type. Instead, UV</w:instrText>
      </w:r>
      <w:r w:rsidR="004E1841">
        <w:rPr>
          <w:rFonts w:ascii="Cambria Math" w:hAnsi="Cambria Math" w:cs="Cambria Math"/>
        </w:rPr>
        <w:instrText>‐</w:instrText>
      </w:r>
      <w:r w:rsidR="004E1841">
        <w:instrText xml:space="preserve">blocking significantly reduced cellulose and hemicellulose mass loss in both litter types. Contrary to our third hypothesis, we observed a positive effect of UV on both fungal abundance and the potential activities of several assayed extracellular enzymes. Additionally, under ambient UV only, we found significant correlations between potential activities of cellulase and oxidase enzymes and both the concentrations and degradation rates of their target compounds. Our results indicate that UV is a significant driver of litter mass loss in Mediterranean ecosystems, but not solely because UV directly degrades carbon compounds such as lignin. Rather, UV facilitates microbial degradation of litter compounds, such as cellulose and hemicellulose. Thus, unexpectedly high rates of litter decomposition previously attributed directly to UV in dryland ecosystems may actually derive from a synergistic interaction between UV and microbes.","container-title":"Ecology","DOI":"10.1890/14-1482.1","ISSN":"0012-9658, 1939-9170","issue":"7","journalAbbreviation":"Ecology","language":"en","license":"http://onlinelibrary.wiley.com/termsAndConditions#vor","page":"1994-2003","source":"DOI.org (Crossref)","title":"Ultraviolet photodegradation facilitates microbial litter decomposition in a Mediterranean climate","volume":"96","author":[{"family":"Baker","given":"Nameer R."},{"family":"Allison","given":"Steven D."}],"issued":{"date-parts":[["2015",7]]}}},{"id":24392,"uris":["http://zotero.org/users/9539750/items/QYK6NN9F"],"itemData":{"id":24392,"type":"article-journal","abstract":"Abiotic processes such as photodegradation play important roles in litter decomposition in semi-arid ecosystems. However, little is known about whether UV degradation responds similarly to factors controlling biotic decomposition rates, such as soil moisture and plant litter chemistry. Here, we evaluated the relative importance of UV degradation versus biotic decomposition in contrasting precipitation regimes for two species.","container-title":"Plant and Soil","DOI":"10.1007/s11104-019-04069-y","ISSN":"1573-5036","issue":"1","journalAbbreviation":"Plant Soil","language":"en","page":"265-276","source":"Springer Link","title":"Foliar litter chemistry mediates susceptibility to UV degradation in two dominant species from a semi-arid ecosystem","volume":"440","author":[{"family":"Esch","given":"Ellen H."},{"family":"King","given":"Jennifer Y."},{"family":"Cleland","given":"Elsa E."}],"issued":{"date-parts":[["2019",7,1]]}}}],"schema":"https://github.com/citation-style-language/schema/raw/master/csl-citation.json"} </w:instrText>
      </w:r>
      <w:r w:rsidR="004E1841">
        <w:fldChar w:fldCharType="separate"/>
      </w:r>
      <w:r w:rsidR="004E1841" w:rsidRPr="004E1841">
        <w:t>(29, 30)</w:t>
      </w:r>
      <w:r w:rsidR="004E1841">
        <w:fldChar w:fldCharType="end"/>
      </w:r>
      <w:r w:rsidRPr="004F5140">
        <w:t>.</w:t>
      </w:r>
      <w:r w:rsidR="00D679B2" w:rsidRPr="004F5140">
        <w:t xml:space="preserve"> In our study, the chemical recalcitrance likely plays the most important role in determining rates of decomposition; shrub litter was more recalcitrant and decomposed slower than grass litter</w:t>
      </w:r>
      <w:r w:rsidR="004E1841">
        <w:t xml:space="preserve"> </w:t>
      </w:r>
      <w:r w:rsidR="004E1841">
        <w:fldChar w:fldCharType="begin"/>
      </w:r>
      <w:r w:rsidR="004E1841">
        <w:instrText xml:space="preserve"> ADDIN ZOTERO_ITEM CSL_CITATION {"citationID":"fCddr7vf","properties":{"formattedCitation":"(31)","plainCitation":"(31)","noteIndex":0},"citationItems":[{"id":24363,"uris":["http://zotero.org/users/9539750/items/339L4A5N"],"itemData":{"id":24363,"type":"article-journal","abstract":"Microbes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4E1841">
        <w:fldChar w:fldCharType="separate"/>
      </w:r>
      <w:r w:rsidR="004E1841" w:rsidRPr="004E1841">
        <w:t>(31)</w:t>
      </w:r>
      <w:r w:rsidR="004E1841">
        <w:fldChar w:fldCharType="end"/>
      </w:r>
      <w:r w:rsidR="00D679B2" w:rsidRPr="004F5140">
        <w:t>.</w:t>
      </w:r>
      <w:commentRangeEnd w:id="5"/>
      <w:r w:rsidR="00EA2622">
        <w:rPr>
          <w:rStyle w:val="CommentReference"/>
        </w:rPr>
        <w:commentReference w:id="5"/>
      </w:r>
    </w:p>
    <w:p w14:paraId="5674168A" w14:textId="77777777" w:rsidR="004F5140" w:rsidRDefault="004F5140" w:rsidP="004F5140">
      <w:pPr>
        <w:jc w:val="both"/>
        <w:rPr>
          <w:b/>
          <w:bCs/>
          <w:sz w:val="24"/>
          <w:szCs w:val="24"/>
        </w:rPr>
      </w:pPr>
    </w:p>
    <w:p w14:paraId="765AF53E" w14:textId="7B1F8A08" w:rsidR="004F5140" w:rsidRPr="004F5140" w:rsidRDefault="0076527E" w:rsidP="004F5140">
      <w:pPr>
        <w:jc w:val="both"/>
        <w:rPr>
          <w:b/>
          <w:bCs/>
          <w:sz w:val="24"/>
          <w:szCs w:val="24"/>
        </w:rPr>
      </w:pPr>
      <w:r w:rsidRPr="004F5140">
        <w:rPr>
          <w:b/>
          <w:bCs/>
          <w:sz w:val="24"/>
          <w:szCs w:val="24"/>
        </w:rPr>
        <w:lastRenderedPageBreak/>
        <w:t>Significant</w:t>
      </w:r>
      <w:r w:rsidR="00C456CC" w:rsidRPr="004F5140">
        <w:rPr>
          <w:b/>
          <w:bCs/>
          <w:sz w:val="24"/>
          <w:szCs w:val="24"/>
        </w:rPr>
        <w:t xml:space="preserve"> changes in litter chemistry with drought</w:t>
      </w:r>
    </w:p>
    <w:p w14:paraId="10BD8FDE" w14:textId="0E3E2D60" w:rsidR="005B12DA" w:rsidRPr="008D52F2" w:rsidRDefault="00000000" w:rsidP="004F5140">
      <w:pPr>
        <w:jc w:val="both"/>
      </w:pPr>
      <w:r w:rsidRPr="008D52F2">
        <w:t xml:space="preserve">While drought significantly affected litter chemistry of both litter types as shown by an overall precipitation effect over some spectral bands (Table S1), drought had much stronger effects on grass litter than shrub litter (Figure 1). Significant interactions between vegetation </w:t>
      </w:r>
      <w:r w:rsidR="00D679B2" w:rsidRPr="008D52F2">
        <w:t xml:space="preserve">type </w:t>
      </w:r>
      <w:r w:rsidRPr="008D52F2">
        <w:t xml:space="preserve">and precipitation were present for carbohydrate glycosidic bonds and </w:t>
      </w:r>
      <w:r w:rsidR="00D679B2" w:rsidRPr="008D52F2">
        <w:t>a</w:t>
      </w:r>
      <w:r w:rsidRPr="008D52F2">
        <w:t xml:space="preserve"> carbohydrate ester spectral range (Figure 1d, 1i, Table S1), with drought only lowering spectral areas in these two ranges in grassland litter (Figure 1d, 1i). </w:t>
      </w:r>
      <w:commentRangeStart w:id="6"/>
      <w:r w:rsidRPr="008D52F2">
        <w:t>The effects of drought on carbohydrates in grassland litter were consistent with decreases in cellulose and hemicellulose that ha</w:t>
      </w:r>
      <w:r w:rsidR="00D679B2" w:rsidRPr="008D52F2">
        <w:t>ve</w:t>
      </w:r>
      <w:r w:rsidRPr="008D52F2">
        <w:t xml:space="preserve"> previously been found in the grassland drought plots of this field experiment</w:t>
      </w:r>
      <w:r w:rsidR="004E1841">
        <w:t xml:space="preserve"> </w:t>
      </w:r>
      <w:r w:rsidR="004E1841">
        <w:fldChar w:fldCharType="begin"/>
      </w:r>
      <w:r w:rsidR="004E1841">
        <w:instrText xml:space="preserve"> ADDIN ZOTERO_ITEM CSL_CITATION {"citationID":"om0vyOS0","properties":{"formattedCitation":"(13)","plainCitation":"(13)","noteIndex":0},"citationItems":[{"id":29,"uris":["http://zotero.org/users/9539750/items/6LSFTCF6"],"itemData":{"id":29,"type":"article-journal","abstract":"Rates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4E1841">
        <w:fldChar w:fldCharType="separate"/>
      </w:r>
      <w:r w:rsidR="004E1841" w:rsidRPr="004E1841">
        <w:t>(13)</w:t>
      </w:r>
      <w:r w:rsidR="004E1841">
        <w:fldChar w:fldCharType="end"/>
      </w:r>
      <w:r w:rsidRPr="008D52F2">
        <w:t xml:space="preserve">. </w:t>
      </w:r>
      <w:commentRangeEnd w:id="6"/>
      <w:r w:rsidR="00330676">
        <w:rPr>
          <w:rStyle w:val="CommentReference"/>
        </w:rPr>
        <w:commentReference w:id="6"/>
      </w:r>
      <w:commentRangeStart w:id="7"/>
      <w:r w:rsidRPr="008D52F2">
        <w:t xml:space="preserve">Drought did not affect lignin in either litter type (Figure 1b, Table S1), indicating that drought did not increase the recalcitrance of either litter types. This is inconsistent with the effects of drought predicted by </w:t>
      </w:r>
      <w:commentRangeStart w:id="8"/>
      <w:r w:rsidRPr="008D52F2">
        <w:t>our hypothesis</w:t>
      </w:r>
      <w:commentRangeEnd w:id="7"/>
      <w:r w:rsidR="00330676">
        <w:rPr>
          <w:rStyle w:val="CommentReference"/>
        </w:rPr>
        <w:commentReference w:id="7"/>
      </w:r>
      <w:r w:rsidRPr="008D52F2">
        <w:t>.</w:t>
      </w:r>
      <w:commentRangeEnd w:id="8"/>
      <w:r w:rsidR="00330676">
        <w:rPr>
          <w:rStyle w:val="CommentReference"/>
        </w:rPr>
        <w:commentReference w:id="8"/>
      </w:r>
    </w:p>
    <w:p w14:paraId="609DDDBF" w14:textId="77777777" w:rsidR="00D679B2" w:rsidRPr="008D52F2" w:rsidRDefault="00D679B2" w:rsidP="004F5140">
      <w:pPr>
        <w:jc w:val="both"/>
      </w:pPr>
    </w:p>
    <w:p w14:paraId="46C4E5B1" w14:textId="78C99FC4" w:rsidR="00C41CBD" w:rsidRDefault="00000000" w:rsidP="00C41CBD">
      <w:pPr>
        <w:jc w:val="both"/>
      </w:pPr>
      <w:r w:rsidRPr="008D52F2">
        <w:t>Amide spectral ranges, which are indicative of proteins, increased over time (Figure 1f, 1g), consistent with increases of protein in litter over time in other systems</w:t>
      </w:r>
      <w:r w:rsidR="004E1841">
        <w:t xml:space="preserve"> </w:t>
      </w:r>
      <w:r w:rsidR="004E1841">
        <w:fldChar w:fldCharType="begin"/>
      </w:r>
      <w:r w:rsidR="004E1841">
        <w:instrText xml:space="preserve"> ADDIN ZOTERO_ITEM CSL_CITATION {"citationID":"sBlvgWCD","properties":{"formattedCitation":"(32)","plainCitation":"(32)","noteIndex":0},"citationItems":[{"id":20817,"uris":["http://zotero.org/users/9539750/items/CFL6TVA8"],"itemData":{"id":20817,"type":"book","event-place":"Berlin, Heidelberg","ISBN":"978-3-642-38820-0","language":"en","license":"https://www.springernature.com/gp/researchers/text-and-data-mining","note":"DOI: 10.1007/978-3-642-38821-7","publisher":"Springer Berlin Heidelberg","publisher-place":"Berlin, Heidelberg","source":"DOI.org (Crossref)","title":"Plant Litter: Decomposition, Humus Formation, Carbon Sequestration","title-short":"Plant Litter","URL":"https://link.springer.com/10.1007/978-3-642-38821-7","author":[{"family":"Berg","given":"Björn"},{"family":"McClaugherty","given":"Charles"}],"accessed":{"date-parts":[["2024",11,25]]},"issued":{"date-parts":[["2014"]]}}}],"schema":"https://github.com/citation-style-language/schema/raw/master/csl-citation.json"} </w:instrText>
      </w:r>
      <w:r w:rsidR="004E1841">
        <w:fldChar w:fldCharType="separate"/>
      </w:r>
      <w:r w:rsidR="004E1841" w:rsidRPr="004E1841">
        <w:t>(32)</w:t>
      </w:r>
      <w:r w:rsidR="004E1841">
        <w:fldChar w:fldCharType="end"/>
      </w:r>
      <w:r w:rsidRPr="008D52F2">
        <w:t>. Drought increased protein concentration in litter of both types, although the effects were stronger for grass litter than shrub litter (Figure 1f, 1g, Table S1). Increases in nitrogen under drought had previously been observed elsewhere</w:t>
      </w:r>
      <w:r w:rsidR="004E1841">
        <w:t xml:space="preserve"> </w:t>
      </w:r>
      <w:r w:rsidR="004E1841">
        <w:fldChar w:fldCharType="begin"/>
      </w:r>
      <w:r w:rsidR="004E1841">
        <w:instrText xml:space="preserve"> ADDIN ZOTERO_ITEM CSL_CITATION {"citationID":"NG2mRck4","properties":{"formattedCitation":"(20, 21)","plainCitation":"(20, 21)","noteIndex":0},"citationItems":[{"id":35,"uris":["http://zotero.org/users/9539750/items/S7QK4U5H"],"itemData":{"id":35,"type":"article-journal","abstract":"A 6-year field experiment of drought manipulation was performed in a Mediterranean forest with the aim of determining the effects of the drought predicted by most climate and ecophysiological models on the C and N concentration, accumulation, and stoichiometry in plants and soil. Drought had different effects among dominant species. In Quercus ilex, it increased the C/P ratio in wood and roots, N concentrations in roots and litter, and N/P ratio in wood and roots and decreased the C concentration in roots, C/N ratio in roots and litter, and C/P ratio in litter. In Arbutus unedo, drought increased the N concentration in litter and decreased the N concentration in leaves, thus decreasing N leaf reabsorption. No significant changes in C and N concentrations were found in Phillyrea latifolia. Drought affected the P plant absorption capacity more than that of N (more mobile). There was a general decreasing trend of C and N accumulation in aboveground biomass, with this effect being significant in A. unedo, which accumulated 80% less C and lost 2 kg ha−1 of N in aboveground biomass in drought plots in the period 1999–2005, whereas in this same period it accumulated 9 kg ha−1 of N in total aboveground biomass in control plots. Total soil N and soil organic C increased in droughted soils. The effects of drought on C/N/P stoichiometry and N uptake capacity were different among the three dominant plant species. Q. ilex and A. unedo were more sensitive to drought than P. latifolia. The increase in C/P and N/P ratios in Q. ilex and the decrease in N uptake in A. unedo might decrease their competitive capacity under drought by decreasing water use efficiency. These results altogether indicated slower C and N mineralization and lower N plant capture, N leaf reabsorption, and N accumulation in some dominant plant species in response to drought, thus reducing C and N soil turnover, increasing C and N accumulation in soil, and reducing C and N at the stand level.","container-title":"Forest Science","DOI":"10.1093/forestscience/54.5.513","ISSN":"0015-749X","issue":"5","journalAbbreviation":"Forest Science","note":"number: 5","page":"513-522","source":"Silverchair","title":"Drought-Induced Changes in C and N Stoichiometry in a Quercus ilex Mediterranean Forest","volume":"54","author":[{"family":"Sardans","given":"Jordi"},{"family":"Peñuelas","given":"Josep"},{"family":"Ogaya","given":"Romà"}],"issued":{"date-parts":[["2008",10,1]]}}},{"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S."}],"issued":{"date-parts":[["2015"]]}}}],"schema":"https://github.com/citation-style-language/schema/raw/master/csl-citation.json"} </w:instrText>
      </w:r>
      <w:r w:rsidR="004E1841">
        <w:fldChar w:fldCharType="separate"/>
      </w:r>
      <w:r w:rsidR="004E1841" w:rsidRPr="004E1841">
        <w:t>(20, 21)</w:t>
      </w:r>
      <w:r w:rsidR="004E1841">
        <w:fldChar w:fldCharType="end"/>
      </w:r>
      <w:r w:rsidRPr="008D52F2">
        <w:t xml:space="preserve">, including a previous study in the grassland system in this field </w:t>
      </w:r>
      <w:r w:rsidRPr="004F5140">
        <w:t>experiment</w:t>
      </w:r>
      <w:r w:rsidR="004E1841">
        <w:t xml:space="preserve"> </w:t>
      </w:r>
      <w:r w:rsidR="004E1841">
        <w:fldChar w:fldCharType="begin"/>
      </w:r>
      <w:r w:rsidR="004E1841">
        <w:instrText xml:space="preserve"> ADDIN ZOTERO_ITEM CSL_CITATION {"citationID":"KIKD0NlG","properties":{"formattedCitation":"(13)","plainCitation":"(13)","noteIndex":0},"citationItems":[{"id":29,"uris":["http://zotero.org/users/9539750/items/6LSFTCF6"],"itemData":{"id":29,"type":"article-journal","abstract":"Rates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4E1841">
        <w:fldChar w:fldCharType="separate"/>
      </w:r>
      <w:r w:rsidR="004E1841" w:rsidRPr="004E1841">
        <w:t>(13)</w:t>
      </w:r>
      <w:r w:rsidR="004E1841">
        <w:fldChar w:fldCharType="end"/>
      </w:r>
      <w:r w:rsidRPr="004F5140">
        <w:t>.</w:t>
      </w:r>
      <w:bookmarkStart w:id="9" w:name="_8v3easa0lrzz" w:colFirst="0" w:colLast="0"/>
      <w:bookmarkEnd w:id="9"/>
    </w:p>
    <w:p w14:paraId="19CD1DCE" w14:textId="77777777" w:rsidR="00C41CBD" w:rsidRDefault="00C41CBD" w:rsidP="00C41CBD">
      <w:pPr>
        <w:jc w:val="both"/>
      </w:pPr>
    </w:p>
    <w:p w14:paraId="15DEB89F" w14:textId="0AAC9497" w:rsidR="00C41CBD" w:rsidRPr="00C41CBD" w:rsidRDefault="004F5140" w:rsidP="00C41CBD">
      <w:pPr>
        <w:jc w:val="both"/>
        <w:rPr>
          <w:b/>
          <w:bCs/>
        </w:rPr>
      </w:pPr>
      <w:r w:rsidRPr="00C41CBD">
        <w:rPr>
          <w:b/>
          <w:bCs/>
        </w:rPr>
        <w:t>Decomposition genes not strongly affected by drought</w:t>
      </w:r>
    </w:p>
    <w:p w14:paraId="60819894" w14:textId="7B66E6AA" w:rsidR="00C41CBD" w:rsidRDefault="00000000" w:rsidP="004F5140">
      <w:pPr>
        <w:jc w:val="both"/>
      </w:pPr>
      <w:r w:rsidRPr="004F5140">
        <w:t xml:space="preserve">The abundance of </w:t>
      </w:r>
      <w:r w:rsidR="00C608AC" w:rsidRPr="004F5140">
        <w:t xml:space="preserve">carbohydrate active enzymes or </w:t>
      </w:r>
      <w:r w:rsidRPr="004F5140">
        <w:t xml:space="preserve">CAZyme genes for </w:t>
      </w:r>
      <w:r w:rsidR="00C608AC" w:rsidRPr="004F5140">
        <w:t>metabolizing</w:t>
      </w:r>
      <w:r w:rsidRPr="004F5140">
        <w:t xml:space="preserve"> carbohydrates – hemicellulose and oligosaccharides – tended to be higher in grass litter than shrub litter (Figure 2d, 2h) while CAZyme genes </w:t>
      </w:r>
      <w:r w:rsidR="00C608AC" w:rsidRPr="004F5140">
        <w:t xml:space="preserve">for lignin </w:t>
      </w:r>
      <w:r w:rsidRPr="004F5140">
        <w:t xml:space="preserve">were more abundant in shrub litter (Figure 2g). These differences in CAZyme gene abundance, when comparing broadly between </w:t>
      </w:r>
      <w:r w:rsidR="00C608AC" w:rsidRPr="004F5140">
        <w:t xml:space="preserve">the </w:t>
      </w:r>
      <w:r w:rsidRPr="004F5140">
        <w:t xml:space="preserve">two </w:t>
      </w:r>
      <w:r w:rsidR="00C608AC" w:rsidRPr="004F5140">
        <w:t>litter types</w:t>
      </w:r>
      <w:r w:rsidRPr="004F5140">
        <w:t>,</w:t>
      </w:r>
      <w:r w:rsidR="00C608AC" w:rsidRPr="004F5140">
        <w:t xml:space="preserve"> are consistent with the differences in litter chemistry</w:t>
      </w:r>
      <w:r w:rsidRPr="004F5140">
        <w:t xml:space="preserve">. The results </w:t>
      </w:r>
      <w:r w:rsidR="005C19FE" w:rsidRPr="004F5140">
        <w:t>across</w:t>
      </w:r>
      <w:r w:rsidRPr="004F5140">
        <w:t xml:space="preserve"> precipitation treatments do not support the indirect effects of drought </w:t>
      </w:r>
      <w:r w:rsidR="00422690" w:rsidRPr="004F5140">
        <w:t xml:space="preserve">through plant litter chemistry changes </w:t>
      </w:r>
      <w:r w:rsidRPr="004F5140">
        <w:t>that we hypothesized. CAZyme genes for carbohydrates – cellulose, hemicellulose, starch, polysaccharides, and oligosaccharides – were not affected by drought in either ecosystem (Figure 2c-f, 2</w:t>
      </w:r>
      <w:ins w:id="10" w:author="Brian Chung" w:date="2025-10-17T00:49:00Z" w16du:dateUtc="2025-10-17T07:49:00Z">
        <w:r w:rsidR="00470789">
          <w:t>h</w:t>
        </w:r>
      </w:ins>
      <w:del w:id="11" w:author="Brian Chung" w:date="2025-10-17T00:49:00Z" w16du:dateUtc="2025-10-17T07:49:00Z">
        <w:r w:rsidRPr="004F5140" w:rsidDel="00470789">
          <w:delText>i</w:delText>
        </w:r>
      </w:del>
      <w:r w:rsidRPr="004F5140">
        <w:t xml:space="preserve">, Table S1) whether drought decreased carbohydrate fractions – as in grassland litter – or not – as in shrub litter (Figure 1d, </w:t>
      </w:r>
      <w:del w:id="12" w:author="Brian Chung" w:date="2025-10-17T00:50:00Z" w16du:dateUtc="2025-10-17T07:50:00Z">
        <w:r w:rsidRPr="004F5140" w:rsidDel="00470789">
          <w:delText xml:space="preserve">1h, </w:delText>
        </w:r>
      </w:del>
      <w:r w:rsidRPr="004F5140">
        <w:t xml:space="preserve">1i, Table S1). Lignin-related genes decreased in abundance under drought across both systems (Figure 2g) despite drought not affecting lignin fractions in litter (Figure 1b, Table S1). While these results do not necessarily preclude indirect effects of drought on lignin genes predicted by the litter chemistry hypothesis, they </w:t>
      </w:r>
      <w:r w:rsidR="00422690" w:rsidRPr="004F5140">
        <w:t>could indicate</w:t>
      </w:r>
      <w:r w:rsidRPr="004F5140">
        <w:t xml:space="preserve"> </w:t>
      </w:r>
      <w:r w:rsidR="00422690" w:rsidRPr="004F5140">
        <w:t>a</w:t>
      </w:r>
      <w:r w:rsidRPr="004F5140">
        <w:t xml:space="preserve"> direct effect of drought on lignin genes.</w:t>
      </w:r>
      <w:r w:rsidR="00C41CBD">
        <w:t xml:space="preserve"> </w:t>
      </w:r>
    </w:p>
    <w:p w14:paraId="08132A20" w14:textId="77777777" w:rsidR="00C41CBD" w:rsidRDefault="00C41CBD" w:rsidP="004F5140">
      <w:pPr>
        <w:jc w:val="both"/>
      </w:pPr>
    </w:p>
    <w:p w14:paraId="5D865D67" w14:textId="77777777" w:rsidR="00C41CBD" w:rsidRDefault="00C456CC" w:rsidP="004F5140">
      <w:pPr>
        <w:jc w:val="both"/>
      </w:pPr>
      <w:r w:rsidRPr="004F5140">
        <w:rPr>
          <w:b/>
          <w:bCs/>
          <w:sz w:val="24"/>
          <w:szCs w:val="24"/>
        </w:rPr>
        <w:t>Patterns of community succession with decomposition</w:t>
      </w:r>
    </w:p>
    <w:p w14:paraId="687EAD2A" w14:textId="77777777" w:rsidR="00C41CBD" w:rsidRDefault="00000000" w:rsidP="004F5140">
      <w:pPr>
        <w:jc w:val="both"/>
      </w:pPr>
      <w:r w:rsidRPr="008D52F2">
        <w:t xml:space="preserve">CAZyme gene abundances related to cellulose, polysaccharides, and oligosaccharides decreased over time (Figure 2c, 2f, 2h) while CAZyme genes </w:t>
      </w:r>
      <w:r w:rsidR="00422690" w:rsidRPr="008D52F2">
        <w:t xml:space="preserve">abundance </w:t>
      </w:r>
      <w:r w:rsidRPr="008D52F2">
        <w:t xml:space="preserve">related to hemicellulose and starch increased over time, indicating a succession of the decomposition of different substrates. </w:t>
      </w:r>
      <w:r w:rsidR="00C456CC" w:rsidRPr="008D52F2">
        <w:t xml:space="preserve">These chemical changes were </w:t>
      </w:r>
      <w:r w:rsidRPr="008D52F2">
        <w:t xml:space="preserve">also linked to </w:t>
      </w:r>
      <w:r w:rsidR="00C456CC" w:rsidRPr="008D52F2">
        <w:t xml:space="preserve">changes in </w:t>
      </w:r>
      <w:r w:rsidRPr="008D52F2">
        <w:t xml:space="preserve">microbial community composition over time across both </w:t>
      </w:r>
      <w:r w:rsidR="00C456CC" w:rsidRPr="008D52F2">
        <w:t>litter types</w:t>
      </w:r>
      <w:r w:rsidRPr="008D52F2">
        <w:t xml:space="preserve"> with grass litter experiencing stronger changes (Figure 3). Taxonomic diversity increased over time </w:t>
      </w:r>
      <w:r w:rsidR="00C456CC" w:rsidRPr="008D52F2">
        <w:t>in</w:t>
      </w:r>
      <w:r w:rsidRPr="008D52F2">
        <w:t xml:space="preserve"> both systems (Figure 3a) while </w:t>
      </w:r>
      <w:proofErr w:type="spellStart"/>
      <w:r w:rsidRPr="008D52F2">
        <w:t>fungal:bacterial</w:t>
      </w:r>
      <w:proofErr w:type="spellEnd"/>
      <w:r w:rsidRPr="008D52F2">
        <w:t xml:space="preserve"> ratios decreased over time in both systems (Figure 3b). These changes in composition also corresponded with temporal trends in CAZyme genes involved in microbial cell </w:t>
      </w:r>
      <w:r w:rsidRPr="008D52F2">
        <w:lastRenderedPageBreak/>
        <w:t>wall metabolism. Gene abundance for peptidoglycan metabolism increased over time (Figure 2a) while chitin genes decreased over time in both systems (Figure 2b).</w:t>
      </w:r>
      <w:bookmarkStart w:id="13" w:name="_tptmmep0xaov" w:colFirst="0" w:colLast="0"/>
      <w:bookmarkEnd w:id="13"/>
      <w:r w:rsidR="00C41CBD">
        <w:t xml:space="preserve"> </w:t>
      </w:r>
    </w:p>
    <w:p w14:paraId="70D3A729" w14:textId="77777777" w:rsidR="00C41CBD" w:rsidRDefault="00C41CBD" w:rsidP="004F5140">
      <w:pPr>
        <w:jc w:val="both"/>
      </w:pPr>
    </w:p>
    <w:p w14:paraId="580D47C5" w14:textId="77777777" w:rsidR="00C41CBD" w:rsidRDefault="00000000" w:rsidP="004F5140">
      <w:pPr>
        <w:jc w:val="both"/>
      </w:pPr>
      <w:r w:rsidRPr="00C41CBD">
        <w:rPr>
          <w:b/>
          <w:bCs/>
          <w:sz w:val="24"/>
          <w:szCs w:val="24"/>
        </w:rPr>
        <w:t>Extracellular enzyme activity</w:t>
      </w:r>
      <w:r w:rsidR="00E85CB3" w:rsidRPr="00C41CBD">
        <w:rPr>
          <w:b/>
          <w:bCs/>
          <w:sz w:val="24"/>
          <w:szCs w:val="24"/>
        </w:rPr>
        <w:t xml:space="preserve"> is driven by substrate supply</w:t>
      </w:r>
    </w:p>
    <w:p w14:paraId="2DC2B761" w14:textId="36DD04C8" w:rsidR="005B12DA" w:rsidRPr="008D52F2" w:rsidRDefault="00000000" w:rsidP="004F5140">
      <w:pPr>
        <w:jc w:val="both"/>
      </w:pPr>
      <w:r w:rsidRPr="008D52F2">
        <w:t xml:space="preserve">Enzyme activity tended to be higher in grassland than shrub (Figure 4), with statistically significant differences for the enzymes </w:t>
      </w:r>
      <w:proofErr w:type="spellStart"/>
      <w:r w:rsidR="00104E77" w:rsidRPr="00104E77">
        <w:t>Cellobiohydrolase</w:t>
      </w:r>
      <w:proofErr w:type="spellEnd"/>
      <w:r w:rsidR="00104E77" w:rsidRPr="00104E77">
        <w:t xml:space="preserve"> </w:t>
      </w:r>
      <w:r w:rsidRPr="008D52F2">
        <w:t xml:space="preserve">and </w:t>
      </w:r>
      <w:r w:rsidR="00104E77">
        <w:t>N-acetyl-β-D-</w:t>
      </w:r>
      <w:proofErr w:type="spellStart"/>
      <w:r w:rsidR="00104E77">
        <w:t>Glucosaminidase</w:t>
      </w:r>
      <w:proofErr w:type="spellEnd"/>
      <w:r w:rsidR="00104E77">
        <w:t xml:space="preserve"> </w:t>
      </w:r>
      <w:r w:rsidRPr="008D52F2">
        <w:t xml:space="preserve">(Figure 4d, 4f, Table S1) and insignificant differences for </w:t>
      </w:r>
      <w:r w:rsidR="00104E77" w:rsidRPr="00104E77">
        <w:t>ɑ-glucosidase</w:t>
      </w:r>
      <w:r w:rsidRPr="008D52F2">
        <w:t xml:space="preserve">, </w:t>
      </w:r>
      <w:r w:rsidR="00104E77">
        <w:t>β</w:t>
      </w:r>
      <w:r w:rsidR="00104E77" w:rsidRPr="00104E77">
        <w:t>-glucosidase</w:t>
      </w:r>
      <w:r w:rsidRPr="008D52F2">
        <w:t xml:space="preserve">, and </w:t>
      </w:r>
      <w:r w:rsidR="00104E77" w:rsidRPr="00104E77">
        <w:t>β-</w:t>
      </w:r>
      <w:proofErr w:type="spellStart"/>
      <w:r w:rsidR="00104E77" w:rsidRPr="00104E77">
        <w:t>xylosidase</w:t>
      </w:r>
      <w:proofErr w:type="spellEnd"/>
      <w:r w:rsidR="00104E77" w:rsidRPr="00104E77">
        <w:t xml:space="preserve"> </w:t>
      </w:r>
      <w:r w:rsidRPr="008D52F2">
        <w:t xml:space="preserve">(Figure 4a-c, Table S1). </w:t>
      </w:r>
      <w:r w:rsidR="00E85CB3" w:rsidRPr="008D52F2">
        <w:t>T</w:t>
      </w:r>
      <w:r w:rsidRPr="008D52F2">
        <w:t>he higher carbohydrate content of grassland litter (Figure 1d, 1h, 1i) corresponded with larger pools of extracellular enzymes that target carbohydrates (Figure 4a-d)</w:t>
      </w:r>
      <w:r w:rsidR="00E85CB3" w:rsidRPr="008D52F2">
        <w:t xml:space="preserve"> suggesting that enzyme activity is driven by substrate supply rather than microbial demand</w:t>
      </w:r>
      <w:r w:rsidRPr="008D52F2">
        <w:t>.</w:t>
      </w:r>
    </w:p>
    <w:p w14:paraId="2F2D2A07" w14:textId="2B19B01C" w:rsidR="00C41CBD" w:rsidRPr="00C41CBD" w:rsidRDefault="00000000" w:rsidP="006A2EA1">
      <w:pPr>
        <w:jc w:val="both"/>
      </w:pPr>
      <w:r w:rsidRPr="008D52F2">
        <w:t xml:space="preserve">Drought had no statistically significant effect on </w:t>
      </w:r>
      <w:r w:rsidR="00E85CB3" w:rsidRPr="008D52F2">
        <w:t xml:space="preserve">the activity of </w:t>
      </w:r>
      <w:r w:rsidRPr="008D52F2">
        <w:t>any enzymes, either as a main effect or as an interaction with vegetation (Figure 4, Table S1)</w:t>
      </w:r>
      <w:r w:rsidR="00E85CB3" w:rsidRPr="008D52F2">
        <w:t>.</w:t>
      </w:r>
      <w:r w:rsidRPr="008D52F2">
        <w:t xml:space="preserve"> </w:t>
      </w:r>
      <w:r w:rsidR="00E85CB3" w:rsidRPr="008D52F2">
        <w:t>T</w:t>
      </w:r>
      <w:r w:rsidRPr="008D52F2">
        <w:t>here was also very high variability across replicates</w:t>
      </w:r>
      <w:r w:rsidR="00E85CB3" w:rsidRPr="008D52F2">
        <w:t xml:space="preserve"> which could have resulted in the lack of treatment effects</w:t>
      </w:r>
      <w:r w:rsidRPr="008D52F2">
        <w:t>. This does not support the indirect effect of drought predicted by the litter chemistry hypothesis, as activity of carbohydrate enzymes remained unchanged under drought (Figure 4a-d, 4g) whether carbohydrate fractions decreased – as in grassland litter – or remain unchanged – as in shrub litter (Figure 1d, 1h, 1i).</w:t>
      </w:r>
      <w:bookmarkStart w:id="14" w:name="_r5crx9e6zah9" w:colFirst="0" w:colLast="0"/>
      <w:bookmarkEnd w:id="14"/>
    </w:p>
    <w:p w14:paraId="3A7B306A" w14:textId="10873C9E" w:rsidR="005B12DA" w:rsidRPr="008D52F2" w:rsidRDefault="00000000" w:rsidP="004F5140">
      <w:pPr>
        <w:pStyle w:val="Heading1"/>
        <w:jc w:val="both"/>
      </w:pPr>
      <w:r w:rsidRPr="008D52F2">
        <w:t>Discussion</w:t>
      </w:r>
    </w:p>
    <w:p w14:paraId="7A75128B" w14:textId="77777777" w:rsidR="00751FE5" w:rsidRPr="008D52F2" w:rsidRDefault="00751FE5" w:rsidP="004F5140">
      <w:pPr>
        <w:jc w:val="both"/>
      </w:pPr>
    </w:p>
    <w:p w14:paraId="19D3E18F" w14:textId="094FBC8F" w:rsidR="00751FE5" w:rsidRPr="00C41CBD" w:rsidRDefault="00751FE5" w:rsidP="004F5140">
      <w:pPr>
        <w:jc w:val="both"/>
        <w:rPr>
          <w:b/>
          <w:bCs/>
          <w:sz w:val="24"/>
          <w:szCs w:val="24"/>
        </w:rPr>
      </w:pPr>
      <w:r w:rsidRPr="00C41CBD">
        <w:rPr>
          <w:b/>
          <w:bCs/>
          <w:sz w:val="24"/>
          <w:szCs w:val="24"/>
        </w:rPr>
        <w:t xml:space="preserve">Induction of enzymes by their substrates </w:t>
      </w:r>
    </w:p>
    <w:p w14:paraId="7E2A4A41" w14:textId="32B14E5D" w:rsidR="00751FE5" w:rsidRPr="008D52F2" w:rsidRDefault="00751FE5" w:rsidP="004F5140">
      <w:pPr>
        <w:jc w:val="both"/>
      </w:pPr>
      <w:r w:rsidRPr="008D52F2">
        <w:t>Resource acquisition trait</w:t>
      </w:r>
      <w:r w:rsidR="00437536" w:rsidRPr="008D52F2">
        <w:t xml:space="preserve">s </w:t>
      </w:r>
      <w:r w:rsidRPr="008D52F2">
        <w:t>and litter chemistry differed between both systems as predicted by our hypothesis. We observed higher CAZyme gene abundance and carbohydrate-degrading enzyme activity in grass litter than in shrub litter (Figures 2d, 2h, 4a-d, 4g). Because grassland litter tended to have higher carbohydrate content than shrub litter (Figure 1d, 1h, 1i), these results are consistent with the induction of enzymes by their substrates</w:t>
      </w:r>
      <w:r w:rsidR="004E1841">
        <w:t xml:space="preserve"> </w:t>
      </w:r>
      <w:r w:rsidR="004E1841">
        <w:fldChar w:fldCharType="begin"/>
      </w:r>
      <w:r w:rsidR="004E1841">
        <w:instrText xml:space="preserve"> ADDIN ZOTERO_ITEM CSL_CITATION {"citationID":"5xc2z4cS","properties":{"formattedCitation":"(33, 34)","plainCitation":"(33, 34)","noteIndex":0},"citationItems":[{"id":168,"uris":["http://zotero.org/users/9539750/items/CUJZIR97"],"itemData":{"id":168,"type":"chapter","abstract":"Extracellular enzymes allow microbes and plant roots to acquire resources from complex molecules, and thereby catalyze the rate-limiting step in soil carbon and nutrient cycling. We examine the hypothesis that extracellular enzyme producers are under evolutionary pressure to minimize the cost:benefit ratio of enzyme production. Consistent with this prediction, enzyme producers generally allocate more resources to enzymes that target limiting nutrients. Additionally, regulatory systems have evolved to increase enzyme production when substrates are abundant and available resources are scarce. Finally, theoretical models predict that producers should control enzyme diffusion rates and adopt strategies to reduce competition for enzymatic reaction products. Because extracellular enzymes regulate ecosystem processes, enzyme allocation could affect ecosystem responses to environmental change. In particular, shifts in enzyme allocation may result in negative feedbacks to changes in resource availability. Enzyme allocation patterns therefore link ecological and evolutionary constraints at the organismal level with ecosystem-level processes.","collection-title":"Soil Biology","container-title":"Soil Enzymology","event-place":"Berlin, Heidelberg","ISBN":"978-3-642-14225-3","language":"en","note":"DOI: 10.1007/978-3-642-14225-3_12","page":"229-243","publisher":"Springer","publisher-place":"Berlin, Heidelberg","source":"Springer Link","title":"Evolutionary-Economic Principles as Regulators of Soil Enzyme Production and Ecosystem Function","URL":"https://doi.org/10.1007/978-3-642-14225-3_12","author":[{"family":"Allison","given":"Steven D."},{"family":"Weintraub","given":"Michael N."},{"family":"Gartner","given":"Tracy B."},{"family":"Waldrop","given":"Mark P."}],"editor":[{"family":"Shukla","given":"Girish"},{"family":"Varma","given":"Ajit"}],"accessed":{"date-parts":[["2023",4,1]]},"issued":{"date-parts":[["2011"]]}}},{"id":20902,"uris":["http://zotero.org/users/9539750/items/MZI7DNS6"],"itemData":{"id":20902,"type":"article-journal","container-title":"Soil Biology and Biochemistry","DOI":"10.1016/j.soilbio.2014.08.021","ISSN":"00380717","journalAbbreviation":"Soil Biology and Biochemistry","language":"en","page":"43-49","source":"DOI.org (Crossref)","title":"Substrate concentration constraints on microbial decomposition","volume":"79","author":[{"family":"Allison","given":"Steven D."},{"family":"Chacon","given":"Stephany S."},{"family":"German","given":"Donovan P."}],"issued":{"date-parts":[["2014",12]]}}}],"schema":"https://github.com/citation-style-language/schema/raw/master/csl-citation.json"} </w:instrText>
      </w:r>
      <w:r w:rsidR="004E1841">
        <w:fldChar w:fldCharType="separate"/>
      </w:r>
      <w:r w:rsidR="004E1841" w:rsidRPr="004E1841">
        <w:t>(33, 34)</w:t>
      </w:r>
      <w:r w:rsidR="004E1841">
        <w:fldChar w:fldCharType="end"/>
      </w:r>
      <w:r w:rsidRPr="008D52F2">
        <w:t xml:space="preserve"> and positive associations between CAZyme genes and their substrates that had been observed elsewhere</w:t>
      </w:r>
      <w:r w:rsidR="004E1841">
        <w:t xml:space="preserve"> </w:t>
      </w:r>
      <w:r w:rsidR="004E1841">
        <w:fldChar w:fldCharType="begin"/>
      </w:r>
      <w:r w:rsidR="004E1841">
        <w:instrText xml:space="preserve"> ADDIN ZOTERO_ITEM CSL_CITATION {"citationID":"IV8p79q2","properties":{"formattedCitation":"(35, 36)","plainCitation":"(35, 36)","noteIndex":0},"citationItems":[{"id":24133,"uris":["http://zotero.org/users/9539750/items/RIF9JGCT"],"itemData":{"id":24133,"type":"article-journal","abstract":"Incorporation of crop residues is essential to enhance soil organic matter in arable ecosystems. Here, we monitored the dynamics of cellulose and lignin, the most abundant constituents of plant residues, and their relationships with enzyme activities, microbial gene abundances and soil properties after 13-year long-term and one-year short-term crop straw incorporation into upland and upland-paddy soils in a field-based experiment. Lignin, rather than cellulose, accumulated in both soils following straw incorporation. Cellulose was almost completely converted into non-cellulose forms within 6 and 3 months after straw incorporation into upland and upland-paddy rotation soils, respectively. Whereas, lignin accumulated at the rate of 129 and 137 mg kg−1 yr−1 within 13 years’ straw incorporation in upland and upland-paddy rotation, respectively. The predominance of recalcitrant vanillyl monomers in upland-paddy rotation indicated a high stability of lignin. Structural equation models revealed that the key factor driving cellulose and lignin dynamics was available nitrogen, followed by enzymes activities (cellobiohydrolases and laccases) and functional genes abundances (cbhI and laccase-like) as mediated by soil pH. Our findings highlighted that upland might have higher carbon sequestration rate, whereas upland-paddy rotation system was more beneficial for accumulation of recalcitrant organic fractions under crop residue incorporation.","container-title":"Scientific Reports","DOI":"10.1038/s41598-018-20134-5","ISSN":"2045-2322","issue":"1","journalAbbreviation":"Sci Rep","language":"en","license":"2018 The Author(s)","note":"publisher: Nature Publishing Group","page":"1633","source":"www.nature.com","title":"Lignin and cellulose dynamics with straw incorporation in two contrasting cropping soils","volume":"8","author":[{"family":"Chen","given":"Xiangbi"},{"family":"Hu","given":"Yajun"},{"family":"Feng","given":"Shuzhen"},{"family":"Rui","given":"Yichao"},{"family":"Zhang","given":"Zhenhua"},{"family":"He","given":"Hongbo"},{"family":"He","given":"Xinhua"},{"family":"Ge","given":"Tida"},{"family":"Wu","given":"Jinshui"},{"family":"Su","given":"Yirong"}],"issued":{"date-parts":[["2018",1,26]]}}},{"id":20814,"uris":["http://zotero.org/users/9539750/items/4LMIIBE7"],"itemData":{"id":20814,"type":"article-journal","abstract":"Combatting desertification through vegetation restoration holds significant potential for soil carbon sequestration. However, understanding the effects of different restoration types on soil organic carbon component and the role of carbohydrate-active enzymes (CAZymes) remains limited. This study assessed soils from four distinct vegetation types, namely grassland desert (GD), desert steppe (DS), typical steppe (TS), and artificial forest (AF), in the eastern part of the Mu Us Desert, China, examining physicochemical properties, carbon chemical composition, microbial community composition, and CAZyme gene abundance. Our research findings demonstrated that TS restoration significantly increased the content of various soil organic carbon (SOC) components. Compared to other vegetation types, the proportion of recalcitrant carbon (20–22%) was notably higher and exhibited a strong correlation with lignin and peptidoglycan, as determined by the analysis of CAZyme subfamily composition. GD and DS soils showed enrichment in cellulose and hemicellulose-decomposing CAZymes, leading to higher polysaccharide and aliphatic carbon levels. Significant changes were observed in the methyl carbon component amidst the decomposition of varied organic matter types, correlating strongly with Proteobacteria and Acidobacteria abundances. Our research elucidates the influence of distinct vegetation types on sandy soil carbon sequestration and stabilization, highlighting the crucial function of microbial communities and their CAZyme activities. These insights can guide enhanced land management strategies for improved carbon dynamics in arid ecosystems.","container-title":"Geoderma","DOI":"10.1016/j.geoderma.2024.117109","ISSN":"0016-7061","journalAbbreviation":"Geoderma","page":"117109","source":"ScienceDirect","title":"The CAZyme family regulates the changes in soil organic carbon composition during vegetation restoration in the Mu Us desert","volume":"452","author":[{"family":"Yu","given":"Zhouchang"},{"family":"Zhang","given":"Wei"},{"family":"He","given":"Hongqiang"},{"family":"Li","given":"Yanrong"},{"family":"Xie","given":"Zhiguo"},{"family":"Sailike","given":"AHejiang"},{"family":"Hao","given":"Hongjian"},{"family":"Tian","given":"Xingfang"},{"family":"Sun","given":"Lin"},{"family":"Liang","given":"Yujie"},{"family":"Fu","given":"Rong"},{"family":"Yang","given":"Peizhi"}],"issued":{"date-parts":[["2024",12,1]]}}}],"schema":"https://github.com/citation-style-language/schema/raw/master/csl-citation.json"} </w:instrText>
      </w:r>
      <w:r w:rsidR="004E1841">
        <w:fldChar w:fldCharType="separate"/>
      </w:r>
      <w:r w:rsidR="004E1841" w:rsidRPr="004E1841">
        <w:t>(35, 36)</w:t>
      </w:r>
      <w:r w:rsidR="004E1841">
        <w:fldChar w:fldCharType="end"/>
      </w:r>
      <w:r w:rsidRPr="008D52F2">
        <w:t xml:space="preserve">. </w:t>
      </w:r>
    </w:p>
    <w:p w14:paraId="4ED777BE" w14:textId="77777777" w:rsidR="00751FE5" w:rsidRPr="008D52F2" w:rsidRDefault="00751FE5" w:rsidP="004F5140">
      <w:pPr>
        <w:jc w:val="both"/>
      </w:pPr>
    </w:p>
    <w:p w14:paraId="22FD321E" w14:textId="220F3BFA" w:rsidR="005B12DA" w:rsidRPr="008D52F2" w:rsidRDefault="00000000" w:rsidP="004F5140">
      <w:pPr>
        <w:jc w:val="both"/>
      </w:pPr>
      <w:r w:rsidRPr="008D52F2">
        <w:t>In addition, grass litter has a lower lignin fraction than shrub litter (Figure 1b). Enzyme V</w:t>
      </w:r>
      <w:r w:rsidRPr="008D52F2">
        <w:rPr>
          <w:vertAlign w:val="subscript"/>
        </w:rPr>
        <w:t>max</w:t>
      </w:r>
      <w:r w:rsidRPr="008D52F2">
        <w:t xml:space="preserve"> had previously been found to be negatively associated with lignin</w:t>
      </w:r>
      <w:r w:rsidR="004E1841">
        <w:t xml:space="preserve"> </w:t>
      </w:r>
      <w:r w:rsidR="004E1841">
        <w:fldChar w:fldCharType="begin"/>
      </w:r>
      <w:r w:rsidR="004E1841">
        <w:instrText xml:space="preserve"> ADDIN ZOTERO_ITEM CSL_CITATION {"citationID":"nuFPTaad","properties":{"formattedCitation":"(37)","plainCitation":"(37)","noteIndex":0},"citationItems":[{"id":20669,"uris":["http://zotero.org/users/9539750/items/CT6LIIGS"],"itemData":{"id":20669,"type":"article-journal","abstract":"Litter decay rates often correlate with the initial ratios of lignin : nitrogen (N) or lignin : cellulose in litter. However, the chemical and microbial mechanisms that give rise to these patterns are still unclear. To identify these mechanisms, we studied the decomposition of a model plant system, Arabidopsis thaliana, in which plants were manipulated to have low levels of lignin, cellulose, or litter N. Nitrogen fertilizer often increases the loss of cellulose, but it suppresses the breakdown of lignin in plant litter. To understand the mechanisms driving these patterns, we decomposed plants in litterbags for one year in control and N-fertilized plots in an Alaskan boreal forest. We found that litter N had a positive effect on total mass loss because it increased the loss of lignin, N, and soluble C. Lignin had a negative effect on rates of total litter mass loss due to decreases in the loss of cellulose and hemicellulose. Cellulose had a positive effect on lignin loss, supporting the concept of a “priming effect” for lignin breakdown. However, the low-cellulose plants also lost more of their original cellulose compared to the other plant types, indicating that decomposers mined the litter for cellulose despite the presence of lignin. Low-lignin litter had higher fungal biomass and N-acetyl glucosaminidase (NAG, a chitinase) activity, suggesting that lignin restricted fungal growth and may have influenced competitive interactions between decomposers. Nitrogen fertilization increased NAG activity in the early stages of decay. In the later stages, N fertilization led to increased cellulase activity on the litters and tended to reduce lignin losses. The transition over time from competition among decomposers to high cellulase activity and suppressed lignin loss under N fertilization suggests that, in N-limited systems, N fertilization may alter decomposer community structure by favoring a shift toward cellulose- and mineral-N users.","container-title":"Ecology","DOI":"10.1890/11-0843.1","ISSN":"1939-9170","issue":"2","language":"en","license":"© 2012 by the Ecological Society of America","note":"_eprint: https://onlinelibrary.wiley.com/doi/pdf/10.1890/11-0843.1","page":"345-354","source":"Wiley Online Library","title":"Interactions among lignin, cellulose, and nitrogen drive litter chemistry–decay relationships","volume":"93","author":[{"family":"Talbot","given":"Jennifer M."},{"family":"Treseder","given":"Kathleen K."}],"issued":{"date-parts":[["2012"]]}}}],"schema":"https://github.com/citation-style-language/schema/raw/master/csl-citation.json"} </w:instrText>
      </w:r>
      <w:r w:rsidR="004E1841">
        <w:fldChar w:fldCharType="separate"/>
      </w:r>
      <w:r w:rsidR="004E1841" w:rsidRPr="004E1841">
        <w:t>(37)</w:t>
      </w:r>
      <w:r w:rsidR="004E1841">
        <w:fldChar w:fldCharType="end"/>
      </w:r>
      <w:r w:rsidRPr="008D52F2">
        <w:t xml:space="preserve">. Microbes that specialize on lignin degradation </w:t>
      </w:r>
      <w:r w:rsidR="00751FE5" w:rsidRPr="008D52F2">
        <w:t>possess more</w:t>
      </w:r>
      <w:r w:rsidRPr="008D52F2">
        <w:t xml:space="preserve"> genes that function in cell signaling pathways rather than hydrolytic enzymes</w:t>
      </w:r>
      <w:r w:rsidR="004E1841">
        <w:t xml:space="preserve"> </w:t>
      </w:r>
      <w:r w:rsidR="004E1841">
        <w:fldChar w:fldCharType="begin"/>
      </w:r>
      <w:r w:rsidR="004E1841">
        <w:instrText xml:space="preserve"> ADDIN ZOTERO_ITEM CSL_CITATION {"citationID":"xvAQHVXH","properties":{"formattedCitation":"(38)","plainCitation":"(38)","noteIndex":0},"citationItems":[{"id":20688,"uris":["http://zotero.org/users/9539750/items/PF772BWR"],"itemData":{"id":20688,"type":"article-journal","abstract":"Abstract\n            \n              Niche differentiation among species is a key mechanism by which biodiversity may be linked to ecosystem function. We tested a set of widely invoked hypotheses about the extent of niche differentiation in one of the most diverse communities on Earth, decomposer microorganisms, by measuring their response to changes in three abundant litter resources: lignin, cellulose, and nitrogen (N). To do this, we used the model system\n              Arabidopsis thaliana\n              to manipulate lignin, cellulose, and N availability and then used high</w:instrText>
      </w:r>
      <w:r w:rsidR="004E1841">
        <w:rPr>
          <w:rFonts w:ascii="Cambria Math" w:hAnsi="Cambria Math" w:cs="Cambria Math"/>
        </w:rPr>
        <w:instrText>‐</w:instrText>
      </w:r>
      <w:r w:rsidR="004E1841">
        <w:instrText xml:space="preserve">throughput sequencing to measure the response of microbial communities during decay. Resequencing the decomposer communities after incubation of decomposed litter with pure substrates showed that groups of species had unique substrate use profiles, such that species organized into functional “guilds” of decomposers that were associated with individual litter chemicals. Low concentrations of lignin, cellulose, or N in the litter caused unique shifts in decomposer community composition after 1 yr of decay. Low cellulose plants had low levels of fungi in all decomposer guilds, low lignin plants had high levels of fungi in all decomposer guilds, and low N plants had low levels of fungi in decomposer guilds associated with sucrose and lignin. The relative abundance of decomposer guilds correlated with the total loss of individual litter chemicals during litter decay in the field. In addition, N fertilization shifted decomposer communities during both the early and later stages of decay to those dominated by decomposers in the cellulose guild. Our results contrast the assumption that major carbon (C) and N degradation mechanisms are uniform across whole decomposer communities and instead suggest that decomposition arises from complementarity among groups of metabolically distinct taxa.","container-title":"Ecological Monographs","DOI":"10.1002/ecm.1303","ISSN":"0012-9615, 1557-7015","issue":"3","journalAbbreviation":"Ecological Monographs","language":"en","page":"429-444","source":"DOI.org (Crossref)","title":"Litter chemistry influences decomposition through activity of specific microbial functional guilds","volume":"88","author":[{"family":"Bhatnagar","given":"Jennifer M."},{"family":"Peay","given":"Kabir G."},{"family":"Treseder","given":"Kathleen K."}],"issued":{"date-parts":[["2018",8]]}}}],"schema":"https://github.com/citation-style-language/schema/raw/master/csl-citation.json"} </w:instrText>
      </w:r>
      <w:r w:rsidR="004E1841">
        <w:fldChar w:fldCharType="separate"/>
      </w:r>
      <w:r w:rsidR="004E1841" w:rsidRPr="004E1841">
        <w:t>(38)</w:t>
      </w:r>
      <w:r w:rsidR="004E1841">
        <w:fldChar w:fldCharType="end"/>
      </w:r>
      <w:r w:rsidRPr="008D52F2">
        <w:t>, corresponding with the grassland microbial community having higher abundance of hemicellulose and oligosaccharide CAZyme genes (Figure 2d, 2h) and higher carbohydrate-degrading enzyme Vmax than the shrub microbial community (Figure 4a-d, 4g). Lignin also adsorbs hydrolases</w:t>
      </w:r>
      <w:r w:rsidR="004E1841">
        <w:t xml:space="preserve"> </w:t>
      </w:r>
      <w:r w:rsidR="004E1841">
        <w:fldChar w:fldCharType="begin"/>
      </w:r>
      <w:r w:rsidR="004E1841">
        <w:instrText xml:space="preserve"> ADDIN ZOTERO_ITEM CSL_CITATION {"citationID":"YU4iZ6pn","properties":{"formattedCitation":"(39, 40)","plainCitation":"(39, 40)","noteIndex":0},"citationItems":[{"id":20901,"uris":["http://zotero.org/users/9539750/items/554DQBGP"],"itemData":{"id":20901,"type":"article-journal","container-title":"Biotechnology Advances","DOI":"10.1016/j.biotechadv.2017.03.010","ISSN":"07349750","issue":"4","journalAbbreviation":"Biotechnology Advances","language":"en","page":"466-489","source":"DOI.org (Crossref)","title":"Lignin-enzyme interaction: Mechanism, mitigation approach, modeling, and research prospects","title-short":"Lignin-enzyme interaction","volume":"35","author":[{"family":"Li","given":"Xiang"},{"family":"Zheng","given":"Yi"}],"issued":{"date-parts":[["2017",7]]}}},{"id":23514,"uris":["http://zotero.org/users/9539750/items/JJBBDQHR"],"itemData":{"id":23514,"type":"article-journal","abstract":"Abstract\n            The influence of the residual lignin remaining in the cellulosic rich component of pretreated lignocellulosic substrates on subsequent enzymatic hydrolysis was assessed. Twelve lignin preparations were isolated by two isolation methods (protease treated lignin (PTL) and cellulolytic enzymatic lignin (CEL)) from three types of biomass (corn stover, poplar, and lodgepole pine) that had been pretreated by two processes (steam and organosolv pretreatments). Comparative analysis of the isolated lignin showed that the CEL contained lower amounts of carbohydrates and protein than did the PTL and that the isolated lignin from corn stover contained more carbohydrates than did the lignin derived from the poplar and lodgepole pine. The lower yields of acid insoluble lignin (AIL) obtained from the corn stover when using the PTL method indicated that the lignin from the corn stover had a higher hydrophilicity than did the lignin from the poplar and lodgepole pine. The isolated lignin preparations were added to the reaction mixture containing crystalline cellulose (Avicel) and their possible effects on enzymatic hydrolysis were assessed. It was apparent that the lignin isolated from lodgepole pine and steam pretreated poplar decreased the hydrolysis yields of Avicel, whereas the other isolated lignins did not appear to decrease the hydrolysis yields significantly. The hydrolysis yields of the pretreated lignocellulose and those of Avicel containing the PTL showed good correlation, indicating that the nature of the residual lignin obtained after pretreatment significantly influenced hydrolysis. Biotechnol. Bioeng. 2010;105: 871–879. © 2009 Wiley Periodicals, Inc.","container-title":"Biotechnology and Bioengineering","DOI":"10.1002/bit.22626","ISSN":"0006-3592, 1097-0290","issue":"5","journalAbbreviation":"Biotech &amp; Bioengineering","language":"en","license":"http://onlinelibrary.wiley.com/termsAndConditions#vor","page":"871-879","source":"DOI.org (Crossref)","title":"The effect of isolated lignins, obtained from a range of pretreated lignocellulosic substrates, on enzymatic hydrolysis","volume":"105","author":[{"family":"Nakagame","given":"Seiji"},{"family":"Chandra","given":"Richard P."},{"family":"Saddler","given":"Jack N."}],"issued":{"date-parts":[["2010",4]]}}}],"schema":"https://github.com/citation-style-language/schema/raw/master/csl-citation.json"} </w:instrText>
      </w:r>
      <w:r w:rsidR="004E1841">
        <w:fldChar w:fldCharType="separate"/>
      </w:r>
      <w:r w:rsidR="004E1841" w:rsidRPr="004E1841">
        <w:t>(39, 40)</w:t>
      </w:r>
      <w:r w:rsidR="004E1841">
        <w:fldChar w:fldCharType="end"/>
      </w:r>
      <w:r w:rsidRPr="008D52F2">
        <w:t>, likely decreasing enzymatic breakdown which reduces concentrations of substrates and intermediate degradation products that induce enzyme production</w:t>
      </w:r>
      <w:r w:rsidR="004E1841">
        <w:t xml:space="preserve"> </w:t>
      </w:r>
      <w:r w:rsidR="004E1841">
        <w:fldChar w:fldCharType="begin"/>
      </w:r>
      <w:r w:rsidR="004E1841">
        <w:instrText xml:space="preserve"> ADDIN ZOTERO_ITEM CSL_CITATION {"citationID":"r5czjQOs","properties":{"formattedCitation":"(33)","plainCitation":"(33)","noteIndex":0},"citationItems":[{"id":168,"uris":["http://zotero.org/users/9539750/items/CUJZIR97"],"itemData":{"id":168,"type":"chapter","abstract":"Extracellular enzymes allow microbes and plant roots to acquire resources from complex molecules, and thereby catalyze the rate-limiting step in soil carbon and nutrient cycling. We examine the hypothesis that extracellular enzyme producers are under evolutionary pressure to minimize the cost:benefit ratio of enzyme production. Consistent with this prediction, enzyme producers generally allocate more resources to enzymes that target limiting nutrients. Additionally, regulatory systems have evolved to increase enzyme production when substrates are abundant and available resources are scarce. Finally, theoretical models predict that producers should control enzyme diffusion rates and adopt strategies to reduce competition for enzymatic reaction products. Because extracellular enzymes regulate ecosystem processes, enzyme allocation could affect ecosystem responses to environmental change. In particular, shifts in enzyme allocation may result in negative feedbacks to changes in resource availability. Enzyme allocation patterns therefore link ecological and evolutionary constraints at the organismal level with ecosystem-level processes.","collection-title":"Soil Biology","container-title":"Soil Enzymology","event-place":"Berlin, Heidelberg","ISBN":"978-3-642-14225-3","language":"en","note":"DOI: 10.1007/978-3-642-14225-3_12","page":"229-243","publisher":"Springer","publisher-place":"Berlin, Heidelberg","source":"Springer Link","title":"Evolutionary-Economic Principles as Regulators of Soil Enzyme Production and Ecosystem Function","URL":"https://doi.org/10.1007/978-3-642-14225-3_12","author":[{"family":"Allison","given":"Steven D."},{"family":"Weintraub","given":"Michael N."},{"family":"Gartner","given":"Tracy B."},{"family":"Waldrop","given":"Mark P."}],"editor":[{"family":"Shukla","given":"Girish"},{"family":"Varma","given":"Ajit"}],"accessed":{"date-parts":[["2023",4,1]]},"issued":{"date-parts":[["2011"]]}}}],"schema":"https://github.com/citation-style-language/schema/raw/master/csl-citation.json"} </w:instrText>
      </w:r>
      <w:r w:rsidR="004E1841">
        <w:fldChar w:fldCharType="separate"/>
      </w:r>
      <w:r w:rsidR="004E1841" w:rsidRPr="004E1841">
        <w:t>(33)</w:t>
      </w:r>
      <w:r w:rsidR="004E1841">
        <w:fldChar w:fldCharType="end"/>
      </w:r>
      <w:r w:rsidRPr="008D52F2">
        <w:t>, further contributing to the gaps in Vmax between the shrub and grass litter microbial communities. The higher enzyme activity and CAZyme genes likely explained the faster decomposition rates of grassland litter that ha</w:t>
      </w:r>
      <w:r w:rsidR="00751FE5" w:rsidRPr="008D52F2">
        <w:t>s</w:t>
      </w:r>
      <w:r w:rsidRPr="008D52F2">
        <w:t xml:space="preserve"> been observed in this site</w:t>
      </w:r>
      <w:r w:rsidR="004E1841">
        <w:t xml:space="preserve"> </w:t>
      </w:r>
      <w:r w:rsidR="004E1841">
        <w:fldChar w:fldCharType="begin"/>
      </w:r>
      <w:r w:rsidR="004E1841">
        <w:instrText xml:space="preserve"> ADDIN ZOTERO_ITEM CSL_CITATION {"citationID":"PTXbHLvr","properties":{"formattedCitation":"(31)","plainCitation":"(31)","noteIndex":0},"citationItems":[{"id":24363,"uris":["http://zotero.org/users/9539750/items/339L4A5N"],"itemData":{"id":24363,"type":"article-journal","abstract":"Microbes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4E1841">
        <w:fldChar w:fldCharType="separate"/>
      </w:r>
      <w:r w:rsidR="004E1841" w:rsidRPr="004E1841">
        <w:t>(31)</w:t>
      </w:r>
      <w:r w:rsidR="004E1841">
        <w:fldChar w:fldCharType="end"/>
      </w:r>
      <w:r w:rsidRPr="008D52F2">
        <w:t>.</w:t>
      </w:r>
    </w:p>
    <w:p w14:paraId="49362A56" w14:textId="77777777" w:rsidR="00751FE5" w:rsidRPr="008D52F2" w:rsidRDefault="00751FE5" w:rsidP="004F5140">
      <w:pPr>
        <w:jc w:val="both"/>
      </w:pPr>
    </w:p>
    <w:p w14:paraId="6D956908" w14:textId="742A52DC" w:rsidR="00987D7B" w:rsidRPr="00C41CBD" w:rsidRDefault="00987D7B" w:rsidP="004F5140">
      <w:pPr>
        <w:jc w:val="both"/>
        <w:rPr>
          <w:b/>
          <w:bCs/>
          <w:sz w:val="24"/>
          <w:szCs w:val="24"/>
        </w:rPr>
      </w:pPr>
      <w:r w:rsidRPr="00C41CBD">
        <w:rPr>
          <w:b/>
          <w:bCs/>
          <w:sz w:val="24"/>
          <w:szCs w:val="24"/>
        </w:rPr>
        <w:t>Microbial succession and necromass recycling</w:t>
      </w:r>
    </w:p>
    <w:p w14:paraId="66787A0B" w14:textId="56589F83" w:rsidR="005B12DA" w:rsidRDefault="00000000" w:rsidP="004F5140">
      <w:pPr>
        <w:jc w:val="both"/>
      </w:pPr>
      <w:r w:rsidRPr="008D52F2">
        <w:lastRenderedPageBreak/>
        <w:t>Along with broad differences in function</w:t>
      </w:r>
      <w:r w:rsidR="00987D7B" w:rsidRPr="008D52F2">
        <w:t>al gene abundances</w:t>
      </w:r>
      <w:r w:rsidRPr="008D52F2">
        <w:t xml:space="preserve"> between </w:t>
      </w:r>
      <w:r w:rsidR="00987D7B" w:rsidRPr="008D52F2">
        <w:t>the litter</w:t>
      </w:r>
      <w:r w:rsidRPr="008D52F2">
        <w:t xml:space="preserve"> communities, we also observed changes that correspond with succession</w:t>
      </w:r>
      <w:r w:rsidR="00987D7B" w:rsidRPr="008D52F2">
        <w:t xml:space="preserve"> </w:t>
      </w:r>
      <w:r w:rsidRPr="008D52F2">
        <w:t>in microbial communities</w:t>
      </w:r>
      <w:r w:rsidR="00987D7B" w:rsidRPr="008D52F2">
        <w:t xml:space="preserve"> as decomposition progressed</w:t>
      </w:r>
      <w:r w:rsidRPr="008D52F2">
        <w:t xml:space="preserve">. Fungal-bacterial ratios decreased with time (Figure 1b), corresponding with increasing peptidoglycan gene abundance (Figure 2a) and decreasing chitin gene abundance (Figure 2b), indicating microbial communities </w:t>
      </w:r>
      <w:r w:rsidR="00987D7B" w:rsidRPr="008D52F2">
        <w:t xml:space="preserve">depolymerizing </w:t>
      </w:r>
      <w:r w:rsidRPr="008D52F2">
        <w:t xml:space="preserve">fungal </w:t>
      </w:r>
      <w:r w:rsidR="00987D7B" w:rsidRPr="008D52F2">
        <w:t xml:space="preserve">and bacterial </w:t>
      </w:r>
      <w:r w:rsidRPr="008D52F2">
        <w:t>necromass</w:t>
      </w:r>
      <w:r w:rsidR="00987D7B" w:rsidRPr="008D52F2">
        <w:t xml:space="preserve"> as a carbon source</w:t>
      </w:r>
      <w:r w:rsidRPr="008D52F2">
        <w:t xml:space="preserve">. </w:t>
      </w:r>
      <w:r w:rsidR="00987D7B" w:rsidRPr="008D52F2">
        <w:t>S</w:t>
      </w:r>
      <w:r w:rsidRPr="008D52F2">
        <w:t xml:space="preserve">ome of the peptidoglycan genes </w:t>
      </w:r>
      <w:r w:rsidR="00987D7B" w:rsidRPr="008D52F2">
        <w:t xml:space="preserve">we observed are used by bacteria </w:t>
      </w:r>
      <w:r w:rsidRPr="008D52F2">
        <w:t>to recycle their cell walls in the process of cell growth</w:t>
      </w:r>
      <w:r w:rsidR="004E1841">
        <w:t xml:space="preserve"> </w:t>
      </w:r>
      <w:r w:rsidR="004E1841">
        <w:fldChar w:fldCharType="begin"/>
      </w:r>
      <w:r w:rsidR="004E1841">
        <w:instrText xml:space="preserve"> ADDIN ZOTERO_ITEM CSL_CITATION {"citationID":"lhgMeouB","properties":{"formattedCitation":"(41)","plainCitation":"(41)","noteIndex":0},"citationItems":[{"id":20823,"uris":["http://zotero.org/users/9539750/items/U6LIA37I"],"itemData":{"id":20823,"type":"article-journal","container-title":"Applied Microbiology and Biotechnology","DOI":"10.1007/s00253-011-3486-x","ISSN":"0175-7598, 1432-0614","issue":"1","journalAbbreviation":"Appl Microbiol Biotechnol","language":"en","license":"http://www.springer.com/tdm","page":"1-11","source":"DOI.org (Crossref)","title":"Peptidoglycan turnover and recycling in Gram-positive bacteria","volume":"92","author":[{"family":"Reith","given":"Jan"},{"family":"Mayer","given":"Christoph"}],"issued":{"date-parts":[["2011",10]]}}}],"schema":"https://github.com/citation-style-language/schema/raw/master/csl-citation.json"} </w:instrText>
      </w:r>
      <w:r w:rsidR="004E1841">
        <w:fldChar w:fldCharType="separate"/>
      </w:r>
      <w:r w:rsidR="004E1841" w:rsidRPr="004E1841">
        <w:t>(41)</w:t>
      </w:r>
      <w:r w:rsidR="004E1841">
        <w:fldChar w:fldCharType="end"/>
      </w:r>
      <w:r w:rsidR="00987D7B" w:rsidRPr="008D52F2">
        <w:t xml:space="preserve"> which could also explain the increase over time. </w:t>
      </w:r>
      <w:r w:rsidRPr="008D52F2">
        <w:t>Decreasing chitin gene abundance is consistent with decreasing abundance of bacteria that decompose fungal cell walls</w:t>
      </w:r>
      <w:r w:rsidR="004E1841">
        <w:t xml:space="preserve"> </w:t>
      </w:r>
      <w:r w:rsidR="004E1841">
        <w:fldChar w:fldCharType="begin"/>
      </w:r>
      <w:r w:rsidR="004E1841">
        <w:instrText xml:space="preserve"> ADDIN ZOTERO_ITEM CSL_CITATION {"citationID":"Wj8U2EIf","properties":{"formattedCitation":"(42)","plainCitation":"(42)","noteIndex":0},"citationItems":[{"id":20603,"uris":["http://zotero.org/users/9539750/items/TENHEQGQ"],"itemData":{"id":20603,"type":"article-journal","container-title":"FEMS Microbiology Ecology","DOI":"10.1093/femsec/fiw177","ISSN":"1574-6941","issue":"11","journalAbbreviation":"FEMS Microbiology Ecology","language":"en","page":"fiw177","source":"DOI.org (Crossref)","title":"Bacterial succession on decomposing leaf litter exhibits a specific occurrence pattern of cellulolytic taxa and potential decomposers of fungal mycelia","volume":"92","author":[{"family":"Tláskal","given":"Vojtěch"},{"family":"Voříšková","given":"Jana"},{"family":"Baldrian","given":"Petr"}],"editor":[{"family":"De Boer","given":"Wietse"}],"issued":{"date-parts":[["2016",11]]}}}],"schema":"https://github.com/citation-style-language/schema/raw/master/csl-citation.json"} </w:instrText>
      </w:r>
      <w:r w:rsidR="004E1841">
        <w:fldChar w:fldCharType="separate"/>
      </w:r>
      <w:r w:rsidR="004E1841" w:rsidRPr="004E1841">
        <w:t>(42)</w:t>
      </w:r>
      <w:r w:rsidR="004E1841">
        <w:fldChar w:fldCharType="end"/>
      </w:r>
      <w:r w:rsidRPr="008D52F2">
        <w:t xml:space="preserve"> as well as decreasing fungal abundance. Decreasing fungal abundance also corresponded with decreasing trends over time of </w:t>
      </w:r>
      <w:r w:rsidR="00A55B02">
        <w:t>β</w:t>
      </w:r>
      <w:r w:rsidR="00A55B02" w:rsidRPr="00104E77">
        <w:t>-glucosidase</w:t>
      </w:r>
      <w:r w:rsidR="00A55B02" w:rsidRPr="008D52F2">
        <w:t xml:space="preserve">, </w:t>
      </w:r>
      <w:r w:rsidR="00A55B02" w:rsidRPr="00104E77">
        <w:t>β-</w:t>
      </w:r>
      <w:proofErr w:type="spellStart"/>
      <w:r w:rsidR="00A55B02" w:rsidRPr="00104E77">
        <w:t>xylosidase</w:t>
      </w:r>
      <w:proofErr w:type="spellEnd"/>
      <w:r w:rsidR="00A55B02">
        <w:t xml:space="preserve">, </w:t>
      </w:r>
      <w:r w:rsidRPr="008D52F2">
        <w:t xml:space="preserve">and </w:t>
      </w:r>
      <w:proofErr w:type="spellStart"/>
      <w:r w:rsidR="00A55B02" w:rsidRPr="00104E77">
        <w:t>Cellobiohydrolase</w:t>
      </w:r>
      <w:proofErr w:type="spellEnd"/>
      <w:r w:rsidR="00A55B02" w:rsidRPr="00104E77">
        <w:t xml:space="preserve"> </w:t>
      </w:r>
      <w:r w:rsidRPr="008D52F2">
        <w:t>Vmax (Figure 4b-d), and these trends had been observed in a temperate oak forest</w:t>
      </w:r>
      <w:r w:rsidR="004E1841">
        <w:t xml:space="preserve"> </w:t>
      </w:r>
      <w:r w:rsidR="004E1841">
        <w:fldChar w:fldCharType="begin"/>
      </w:r>
      <w:r w:rsidR="00664D87">
        <w:instrText xml:space="preserve"> ADDIN ZOTERO_ITEM CSL_CITATION {"citationID":"EZuXwpk1","properties":{"formattedCitation":"(42, 43)","plainCitation":"(42, 43)","noteIndex":0},"citationItems":[{"id":20603,"uris":["http://zotero.org/users/9539750/items/TENHEQGQ"],"itemData":{"id":20603,"type":"article-journal","container-title":"FEMS Microbiology Ecology","DOI":"10.1093/femsec/fiw177","ISSN":"1574-6941","issue":"11","journalAbbreviation":"FEMS Microbiology Ecology","language":"en","page":"fiw177","source":"DOI.org (Crossref)","title":"Bacterial succession on decomposing leaf litter exhibits a specific occurrence pattern of cellulolytic taxa and potential decomposers of fungal mycelia","volume":"92","author":[{"family":"Tláskal","given":"Vojtěch"},{"family":"Voříšková","given":"Jana"},{"family":"Baldrian","given":"Petr"}],"editor":[{"family":"De Boer","given":"Wietse"}],"issued":{"date-parts":[["2016",11]]}}},{"id":20666,"uris":["http://zotero.org/users/9539750/items/Z4RHBG4C"],"itemData":{"id":20666,"type":"article-journal","abstract":"The links among the changes in litter chemistry, the activity of extracellular enzymes and the microbial community composition were observed in Quercus petraea litter. Three phases of decomposition could be distinguished. In the early 4-month stage, with high activities of β-glucosidase, β-xylosidase and cellobiohydrolase, 16.4% of litter was decomposed. Hemicelluloses were rapidly removed while cellulose and lignin degradation was slow. In months 4–12, with high endocellulase and endoxylanase activities, decomposition of cellulose prevailed and 31.8% of litter mass was lost. After the third phase of decomposition until month 24 with high activity of ligninolytic enzymes, the litter mass loss reached 67.9%. After 2 years of decay, cellulose decomposition was almost complete and most of the remaining polysaccharides were in the form of hemicelluloses. Fungi largely dominated over bacteria as leaf endophytes and also in the litter immediately before contact with soil, and this fungal dominance lasted until month 4. Bacterial biomass (measured as phospholipid fatty acid content) in litter increased with time but also changed qualitatively, showing an increasing number of Actinobacteria. This paper shows that the dynamics of decomposition of individual litter components changes with time in accordance with the changes in the microbial community composition and its production of extracellular enzymes.","container-title":"FEMS Microbiology Ecology","DOI":"10.1111/j.1574-6941.2010.00999.x","ISSN":"0168-6496","issue":"2","journalAbbreviation":"FEMS Microbiology Ecology","page":"291-303","source":"Silverchair","title":"Transformation of Quercus petraea litter: successive changes in litter chemistry are reflected in differential enzyme activity and changes in the microbial community composition","title-short":"Transformation of Quercus petraea litter","volume":"75","author":[{"family":"Šnajdr","given":"Jaroslav"},{"family":"Cajthaml","given":"Tomáš"},{"family":"Valášková","given":"Vendula"},{"family":"Merhautová","given":"Věra"},{"family":"Petránková","given":"Mirka"},{"family":"Spetz","given":"Peter"},{"family":"Leppänen","given":"Kaisu"},{"family":"Baldrian","given":"Petr"}],"issued":{"date-parts":[["2011",2,1]]}}}],"schema":"https://github.com/citation-style-language/schema/raw/master/csl-citation.json"} </w:instrText>
      </w:r>
      <w:r w:rsidR="004E1841">
        <w:fldChar w:fldCharType="separate"/>
      </w:r>
      <w:r w:rsidR="00664D87" w:rsidRPr="00664D87">
        <w:t>(42, 43)</w:t>
      </w:r>
      <w:r w:rsidR="004E1841">
        <w:fldChar w:fldCharType="end"/>
      </w:r>
      <w:r w:rsidRPr="008D52F2">
        <w:t>. Some studies show that fungi are primary producers of extracellular enzymes</w:t>
      </w:r>
      <w:r w:rsidR="00664D87">
        <w:t xml:space="preserve"> </w:t>
      </w:r>
      <w:r w:rsidR="00664D87">
        <w:fldChar w:fldCharType="begin"/>
      </w:r>
      <w:r w:rsidR="00664D87">
        <w:instrText xml:space="preserve"> ADDIN ZOTERO_ITEM CSL_CITATION {"citationID":"tXGgXMHM","properties":{"formattedCitation":"(44, 45)","plainCitation":"(44, 45)","noteIndex":0},"citationItems":[{"id":144,"uris":["http://zotero.org/users/9539750/items/DJ2NVKK3"],"itemData":{"id":144,"type":"article-journal","abstract":"Fungi and bacteria are key agents in plant litter decomposition in freshwater ecosystems. However, the specific roles of these two groups and their interactions during the decomposition process are unclear. We compared the growth and patterns of degradative enzymes expressed by communities of bacteria and fungi grown separately and in coexistence on Phragmites leaves. The two groups displayed both synergistic and antagonistic interactions. Bacteria grew better together with fungi than alone. In addition, there was a negative effect of bacteria on fungi, which appeared to be caused by suppression of fungal growth and biomass accrual rather than specifically affecting enzyme activity. Fungi growing alone had a high capacity for the decomposition of plant polymers such as lignin, cellulose, and hemicellulose. In contrast, enzyme activities were in general low when bacteria grew alone, and the activity of key enzymes in the degradation of lignin and cellulose (phenol oxidase and cellobiohydrolase) was undetectable in the bacteria-only treatment. Still, biomass-specific activities of most enzymes were higher in bacteria than in fungi. The low total activity and growth of bacteria in the absence of fungi in spite of apparent high enzymatic efficiency during the degradation of many substrates suggest that fungi provide the bacteria with resources that the bacteria were not able to acquire on their own, most probably intermediate decomposition products released by fungi that could be used by bacteria.","container-title":"Ecology","DOI":"10.1890/0012-9658(2006)87[2559:IOBAFO]2.0.CO;2","ISSN":"1939-9170","issue":"10","language":"en","license":"© 2006 by the Ecological Society of America","note":"number: 10\n_eprint: https://onlinelibrary.wiley.com/doi/pdf/10.1890/0012-9658%282006%2987%5B2559%3AIOBAFO%5D2.0.CO%3B2","page":"2559-2569","source":"Wiley Online Library","title":"Interactions of Bacteria and Fungi on Decomposing Litter: Differential Extracellular Enzyme Activities","title-short":"Interactions of Bacteria and Fungi on Decomposing Litter","volume":"87","author":[{"family":"Romaní","given":"Anna M."},{"family":"Fischer","given":"Helmut"},{"family":"Mille-Lindblom","given":"Cecilia"},{"family":"Tranvik","given":"Lars J."}],"issued":{"date-parts":[["2006"]]}}},{"id":145,"uris":["http://zotero.org/users/9539750/items/3MTEUSQQ"],"itemData":{"id":145,"type":"article-journal","abstract":"Leaf-litter decomposition is a central process in carbon cycling; however, our knowledge about the microbial regulation of this process is still scarce. Metaproteomics allows us to link the abundance and activity of enzymes during nutrient cycling to their phylogenetic origin based on proteins, the ‘active building blocks’ in the system. Moreover, we employed metaproteomics to investigate the influence of environmental factors and nutrients on the decomposer structure and function during beech litter decomposition. Litter was collected at forest sites in Austria with different litter nutrient content. Proteins were analyzed by 1-D-SDS-PAGE followed by liquid-chromatography and tandem mass-spectrometry. Mass spectra were assigned to phylogenetic and functional groups by a newly developed bioinformatics workflow, assignments being validated by complementary approaches. We provide evidence that the litter nutrient content and the stoichiometry of C:N:P affect the decomposer community structure and activity. Fungi were found to be the main producers of extracellular hydrolytic enzymes, with no bacterial hydrolases being detected by our metaproteomics approach. Detailed investigation of microbial succession suggests that it is influenced by litter nutrient content. Microbial activity was stimulated at higher litter nutrient contents via a higher abundance and activity of extracellular enzymes.","container-title":"The ISME Journal","DOI":"10.1038/ismej.2012.11","ISSN":"1751-7370","issue":"9","journalAbbreviation":"ISME J","language":"en","license":"2012 The Author(s)","note":"number: 9\npublisher: Nature Publishing Group","page":"1749-1762","source":"www.nature.com","title":"Who is who in litter decomposition? Metaproteomics reveals major microbial players and their biogeochemical functions","title-short":"Who is who in litter decomposition?","volume":"6","author":[{"family":"Schneider","given":"Thomas"},{"family":"Keiblinger","given":"Katharina M."},{"family":"Schmid","given":"Emanuel"},{"family":"Sterflinger-Gleixner","given":"Katja"},{"family":"Ellersdorfer","given":"Günther"},{"family":"Roschitzki","given":"Bernd"},{"family":"Richter","given":"Andreas"},{"family":"Eberl","given":"Leo"},{"family":"Zechmeister-Boltenstern","given":"Sophie"},{"family":"Riedel","given":"Kathrin"}],"issued":{"date-parts":[["2012",9]]}}}],"schema":"https://github.com/citation-style-language/schema/raw/master/csl-citation.json"} </w:instrText>
      </w:r>
      <w:r w:rsidR="00664D87">
        <w:fldChar w:fldCharType="separate"/>
      </w:r>
      <w:r w:rsidR="00664D87" w:rsidRPr="00664D87">
        <w:t>(44, 45)</w:t>
      </w:r>
      <w:r w:rsidR="00664D87">
        <w:fldChar w:fldCharType="end"/>
      </w:r>
      <w:r w:rsidRPr="008D52F2">
        <w:t>, and a previous study in our grassland system found that the most abundant fungal taxa explained more variation in extracellular enzyme activity than the most abundant bacterial taxa</w:t>
      </w:r>
      <w:r w:rsidR="00664D87">
        <w:t xml:space="preserve"> </w:t>
      </w:r>
      <w:r w:rsidR="00664D87">
        <w:fldChar w:fldCharType="begin"/>
      </w:r>
      <w:r w:rsidR="00664D87">
        <w:instrText xml:space="preserve"> ADDIN ZOTERO_ITEM CSL_CITATION {"citationID":"gtjqVTQW","properties":{"formattedCitation":"(46)","plainCitation":"(46)","noteIndex":0},"citationItems":[{"id":121,"uris":["http://zotero.org/users/9539750/items/4NJYTY4Y"],"itemData":{"id":121,"type":"article-journal","abstract":"Bacteria and fungi drive the decomposition of dead plant biomass (litter), an important step in the terrestrial carbon cycle. Here we investigate the sensitivity of litter microbial communities to simulated global change (drought and nitrogen addition) in a California annual grassland. Using 16S and 28S rDNA amplicon pyrosequencing, we quantify the response of the bacterial and fungal communities to the treatments and compare these results to background, temporal (seasonal and interannual) variability of the communities. We found that the drought and nitrogen treatments both had significant effects on microbial community composition, explaining 2–6% of total compositional variation. However, microbial composition was even more strongly influenced by seasonal and annual variation (explaining 14–39%). The response of microbial composition to drought varied by season, while the effect of the nitrogen addition treatment was constant through time. These compositional responses were similar in magnitude to those seen in microbial enzyme activities and the surrounding plant community, but did not correspond to a consistent effect on leaf litter decomposition rate. Overall, these patterns indicate that, in this ecosystem, temporal variability in the composition of leaf litter microorganisms largely surpasses that expected in a short-term global change experiment. Thus, as for plant communities, future microbial communities will likely be determined by the interplay between rapid, local background variability and slower, global changes.","container-title":"The ISME Journal","DOI":"10.1038/ismej.2015.58","ISSN":"1751-7370","issue":"11","journalAbbreviation":"ISME J","language":"en","license":"2015 International Society for Microbial Ecology","note":"number: 11\npublisher: Nature Publishing Group","page":"2477-2489","source":"www.nature.com","title":"Temporal variation overshadows the response of leaf litter microbial communities to simulated global change","volume":"9","author":[{"family":"Matulich","given":"Kristin L."},{"family":"Weihe","given":"Claudia"},{"family":"Allison","given":"Steven D."},{"family":"Amend","given":"Anthony S."},{"family":"Berlemont","given":"Renaud"},{"family":"Goulden","given":"Michael L."},{"family":"Kimball","given":"Sarah"},{"family":"Martiny","given":"Adam C."},{"family":"Martiny","given":"Jennifer BH"}],"issued":{"date-parts":[["2015",11]]}}}],"schema":"https://github.com/citation-style-language/schema/raw/master/csl-citation.json"} </w:instrText>
      </w:r>
      <w:r w:rsidR="00664D87">
        <w:fldChar w:fldCharType="separate"/>
      </w:r>
      <w:r w:rsidR="00664D87" w:rsidRPr="00664D87">
        <w:t>(46)</w:t>
      </w:r>
      <w:r w:rsidR="00664D87">
        <w:fldChar w:fldCharType="end"/>
      </w:r>
      <w:r w:rsidRPr="008D52F2">
        <w:t xml:space="preserve">. </w:t>
      </w:r>
    </w:p>
    <w:p w14:paraId="3583F93C" w14:textId="77777777" w:rsidR="00CE3A3F" w:rsidRPr="008D52F2" w:rsidRDefault="00CE3A3F" w:rsidP="004F5140">
      <w:pPr>
        <w:jc w:val="both"/>
      </w:pPr>
    </w:p>
    <w:p w14:paraId="2B5418EA" w14:textId="40A8CE0F" w:rsidR="00143A67" w:rsidRPr="00C41CBD" w:rsidRDefault="00CE3A3F" w:rsidP="004F5140">
      <w:pPr>
        <w:jc w:val="both"/>
        <w:rPr>
          <w:b/>
          <w:bCs/>
          <w:sz w:val="24"/>
          <w:szCs w:val="24"/>
        </w:rPr>
      </w:pPr>
      <w:r w:rsidRPr="00C41CBD">
        <w:rPr>
          <w:b/>
          <w:bCs/>
          <w:sz w:val="24"/>
          <w:szCs w:val="24"/>
        </w:rPr>
        <w:t xml:space="preserve">Effects of drought through litter chemistry changes </w:t>
      </w:r>
      <w:r w:rsidR="00A55B02" w:rsidRPr="00C41CBD">
        <w:rPr>
          <w:b/>
          <w:bCs/>
          <w:sz w:val="24"/>
          <w:szCs w:val="24"/>
        </w:rPr>
        <w:t>were minimal</w:t>
      </w:r>
      <w:r w:rsidRPr="00C41CBD">
        <w:rPr>
          <w:b/>
          <w:bCs/>
          <w:sz w:val="24"/>
          <w:szCs w:val="24"/>
        </w:rPr>
        <w:t xml:space="preserve"> </w:t>
      </w:r>
    </w:p>
    <w:p w14:paraId="6D990B36" w14:textId="1CC43E40" w:rsidR="00CE3A3F" w:rsidRPr="008D52F2" w:rsidRDefault="00000000" w:rsidP="004F5140">
      <w:pPr>
        <w:jc w:val="both"/>
      </w:pPr>
      <w:r w:rsidRPr="008D52F2">
        <w:t xml:space="preserve">We did not observe support </w:t>
      </w:r>
      <w:r w:rsidR="00143A67" w:rsidRPr="008D52F2">
        <w:t>for our hypothesis on the</w:t>
      </w:r>
      <w:r w:rsidRPr="008D52F2">
        <w:t xml:space="preserve"> indirect effects of drought </w:t>
      </w:r>
      <w:r w:rsidR="00143A67" w:rsidRPr="008D52F2">
        <w:t>through litter chemistry changes</w:t>
      </w:r>
      <w:r w:rsidRPr="008D52F2">
        <w:t xml:space="preserve">. In contrast to our predictions, drought did not increase the recalcitrance of either litter type as lignin remained unchanged under drought (Figure 1b). </w:t>
      </w:r>
      <w:r w:rsidR="00CE3A3F" w:rsidRPr="008D52F2">
        <w:t>Observations on t</w:t>
      </w:r>
      <w:r w:rsidRPr="008D52F2">
        <w:t>he effect of drought on lignin ha</w:t>
      </w:r>
      <w:r w:rsidR="00CE3A3F" w:rsidRPr="008D52F2">
        <w:t>ve</w:t>
      </w:r>
      <w:r w:rsidRPr="008D52F2">
        <w:t xml:space="preserve"> been mixed. While some studies found that litter that originated from drought environments had higher lignin than litter from ambient environments</w:t>
      </w:r>
      <w:r w:rsidR="00664D87">
        <w:t xml:space="preserve"> </w:t>
      </w:r>
      <w:r w:rsidR="00664D87">
        <w:fldChar w:fldCharType="begin"/>
      </w:r>
      <w:r w:rsidR="00664D87">
        <w:instrText xml:space="preserve"> ADDIN ZOTERO_ITEM CSL_CITATION {"citationID":"8AR2453f","properties":{"formattedCitation":"(13, 47)","plainCitation":"(13, 47)","noteIndex":0},"citationItems":[{"id":29,"uris":["http://zotero.org/users/9539750/items/6LSFTCF6"],"itemData":{"id":29,"type":"article-journal","abstract":"Rates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H."}],"issued":{"date-parts":[["2013"]]}}},{"id":24409,"uris":["http://zotero.org/users/9539750/items/5WP36HR4"],"itemData":{"id":24409,"type":"article-journal","abstract":"Summary\n            \n              \n                \n                  Plant litter decomposition sustains ecosystem productivity and modulates soil carbon cycling. Drought directly impacts decomposition by decreasing soil moisture and indirectly by altering plant tissue chemistry, an aspect that is less explored in decomposition studies.\n                \n                \n                  \n                    To elucidate the above interactive effects of altered precipitation on litter decomposition, we conducted an\n                    in situ\n                    and reciprocal decomposition experiment at a climate manipulation experiment (BACE) in MA, USA, using litter from\n                    Quercus rubra\n                    and\n                    Quercus velutina\n                    exposed to ambient, dry, and wet precipitation treatments for 4 yr at BACE.\n                  \n                \n                \n                  \n                    Plant tissues exposed to dry (\n                    litter origin\n                    ) treatment were enriched in alkyl compounds and lignin in both species. Litter of\n                    Q. rubra\n                    from the dry treatment initially decomposed faster in the dry treatment than in the wet treatment. Similarly, litter of\n                    Q. rubra\n                    from the wet treatment initially decomposed faster in the wet treatment than in the dry treatment. Interestingly, litter of both species from the dry treatment, when decomposed in dry, ambient, and wet treatments, had more alkyl compounds, representing a legacy effect of the drought</w:instrText>
      </w:r>
      <w:r w:rsidR="00664D87">
        <w:rPr>
          <w:rFonts w:ascii="Cambria Math" w:hAnsi="Cambria Math" w:cs="Cambria Math"/>
        </w:rPr>
        <w:instrText>‐</w:instrText>
      </w:r>
      <w:r w:rsidR="00664D87">
        <w:instrText>induced altered initial litter chemistry that persisted throughout the 2 yr of decomposition.\n                  \n                \n                \n                  Our study provides novel insights that drought stress</w:instrText>
      </w:r>
      <w:r w:rsidR="00664D87">
        <w:rPr>
          <w:rFonts w:ascii="Cambria Math" w:hAnsi="Cambria Math" w:cs="Cambria Math"/>
        </w:rPr>
        <w:instrText>‐</w:instrText>
      </w:r>
      <w:r w:rsidR="00664D87">
        <w:instrText>induced changes in litter chemistry can influence mass loss and create a legacy effect on the persistence of recalcitrant compounds during decomposition.","container-title":"New Phytologist","DOI":"10.1111/nph.70449","ISSN":"0028-646X, 1469-8137","issue":"1","journalAbbreviation":"New Phytologist","language":"en","page":"92-106","source":"DOI.org (Crossref)","title":"Climatic stress</w:instrText>
      </w:r>
      <w:r w:rsidR="00664D87">
        <w:rPr>
          <w:rFonts w:ascii="Cambria Math" w:hAnsi="Cambria Math" w:cs="Cambria Math"/>
        </w:rPr>
        <w:instrText>‐</w:instrText>
      </w:r>
      <w:r w:rsidR="00664D87">
        <w:instrText>induced changes in plant chemistry alter the compound</w:instrText>
      </w:r>
      <w:r w:rsidR="00664D87">
        <w:rPr>
          <w:rFonts w:ascii="Cambria Math" w:hAnsi="Cambria Math" w:cs="Cambria Math"/>
        </w:rPr>
        <w:instrText>‐</w:instrText>
      </w:r>
      <w:r w:rsidR="00664D87">
        <w:instrText xml:space="preserve">specific degradation of litter during decomposition","volume":"248","author":[{"family":"Zhang","given":"Ziliang"},{"family":"Bodenheimer","given":"Jameson"},{"family":"Scott","given":"Georgianna"},{"family":"Dukes","given":"Jeffrey S."},{"family":"Suseela","given":"Vidya"}],"issued":{"date-parts":[["2025",10]]}}}],"schema":"https://github.com/citation-style-language/schema/raw/master/csl-citation.json"} </w:instrText>
      </w:r>
      <w:r w:rsidR="00664D87">
        <w:fldChar w:fldCharType="separate"/>
      </w:r>
      <w:r w:rsidR="00664D87" w:rsidRPr="00664D87">
        <w:t>(13, 47)</w:t>
      </w:r>
      <w:r w:rsidR="00664D87">
        <w:fldChar w:fldCharType="end"/>
      </w:r>
      <w:r w:rsidRPr="008D52F2">
        <w:t>, other studies showed that drought decreased lignin in litter of some, but not all, plant species</w:t>
      </w:r>
      <w:r w:rsidR="00664D87">
        <w:t xml:space="preserve"> </w:t>
      </w:r>
      <w:r w:rsidR="00664D87">
        <w:fldChar w:fldCharType="begin"/>
      </w:r>
      <w:r w:rsidR="00664D87">
        <w:instrText xml:space="preserve"> ADDIN ZOTERO_ITEM CSL_CITATION {"citationID":"5mUwnGiC","properties":{"formattedCitation":"(48)","plainCitation":"(48)","noteIndex":0},"citationItems":[{"id":24408,"uris":["http://zotero.org/users/9539750/items/3CUE2EER"],"itemData":{"id":24408,"type":"article-journal","abstract":"Even though drought impacts on tree physiology have been identified, whether drought affects leaf litter chemistry that, in turn, influences litter decay rates is still poorly understood. We compared litter quality and decomposition for two cohorts of leaves from five co-occurring seasonally deciduous tree species: Acer saccharum, Tilia americana, Quercus rubra, Quercus alba, and Ostrya virginiana. One cohort experienced a growing-season drought, and the other cohort came from the same trees in the ensuing, post-drought growing season. Leaf litter production was greater for drought litter than post-drought litter for all five species. Specific leaf area and nitrogen concentrations were 20% greater for the drought cohort than the post-drought cohort. Concentrations of non-structural carbohydrates were about 14% greater for the drought cohort, except for greater values for post-drought A. saccharum litter. Pectin in the middle lamella of leaf litter was 31% lower for the drought cohort compared to post-drought cohort. We found few differences in litter decay rates between drought and post-drought cohorts, although Q. rubra litter had more decomposition for the post-drought cohort than the drought cohort, whereas A. saccharum litter had more decomposition for the drought cohort than the post-drought cohort. Leaf litter decay rates for the drought cohort were related to litter nitrogen and lignin concentrations, whereas decay rates for the post-drought cohort were related to litter carbohydrate concentrations. Our findings suggest that the role of drought events on seasonally deciduous forest ecosystems must recognize species-specific, idiosyncratic responses in leaf litter quality and decomposition.","container-title":"Oecologia","DOI":"10.1007/s00442-022-05263-z","ISSN":"1432-1939","issue":"1","journalAbbreviation":"Oecologia","language":"en","page":"247-257","source":"Springer Link","title":"Litter quality and decomposition responses to drought in a northeastern US deciduous forest","volume":"200","author":[{"family":"Wilson","given":"Alexis M."},{"family":"Burtis","given":"James C."},{"family":"Goebel","given":"Marc"},{"family":"Yavitt","given":"Joseph B."}],"issued":{"date-parts":[["2022",10,1]]}}}],"schema":"https://github.com/citation-style-language/schema/raw/master/csl-citation.json"} </w:instrText>
      </w:r>
      <w:r w:rsidR="00664D87">
        <w:fldChar w:fldCharType="separate"/>
      </w:r>
      <w:r w:rsidR="00664D87" w:rsidRPr="00664D87">
        <w:t>(48)</w:t>
      </w:r>
      <w:r w:rsidR="00664D87">
        <w:fldChar w:fldCharType="end"/>
      </w:r>
      <w:r w:rsidRPr="008D52F2">
        <w:t xml:space="preserve">. </w:t>
      </w:r>
      <w:r w:rsidR="00CE3A3F" w:rsidRPr="008D52F2">
        <w:t>I</w:t>
      </w:r>
      <w:r w:rsidRPr="008D52F2">
        <w:t>n contrast to our predictions, resource acquisition trait values generally did not change (Figures 2, 4, Table S1) whether litter chemistry changed under drought – as in grassland litter – or was unaffected by drought – as in shrub litter (Figure 1, Table S1). Previous studies have shown negative correlations between lignin fractions and decomposition rates</w:t>
      </w:r>
      <w:r w:rsidR="00664D87">
        <w:t xml:space="preserve"> </w:t>
      </w:r>
      <w:r w:rsidR="00664D87">
        <w:fldChar w:fldCharType="begin"/>
      </w:r>
      <w:r w:rsidR="00664D87">
        <w:instrText xml:space="preserve"> ADDIN ZOTERO_ITEM CSL_CITATION {"citationID":"V6pypZLH","properties":{"formattedCitation":"(16, 18, 19)","plainCitation":"(16, 18, 19)","noteIndex":0},"citationItems":[{"id":22,"uris":["http://zotero.org/users/9539750/items/I9R848PI"],"itemData":{"id":22,"type":"article-journal","abstract":"Worldwide decomposition rates depend both on climate and the legacy of plant functional traits as litter quality. To quantify the degree to which functional differentiation among species affects their litter decomposition rates, we brought together leaf trait and litter mass loss data for 818 species from 66 decomposition experiments on six continents. We show that: (i) the magnitude of species-driven differences is much larger than previously thought and greater than climate-driven variation; (ii) the decomposability of a species’ litter is consistently correlated with that species’ ecological strategy within different ecosystems globally, representing a new connection between whole plant carbon strategy and biogeochemical cycling. This connection between plant strategies and decomposability is crucial for both understanding vegetation–soil feedbacks, and for improving forecasts of the global carbon cycle.","container-title":"Ecology Letters","DOI":"10.1111/j.1461-0248.2008.01219.x","ISSN":"1461-0248","issue":"10","language":"en","note":"number: 10\n_eprint: https://onlinelibrary.wiley.com/doi/pdf/10.1111/j.1461-0248.2008.01219.x","page":"1065-1071","source":"Wiley Online Library","title":"Plant species traits are the predominant control on litter decomposition rates within biomes worldwide","volume":"11","author":[{"family":"Cornwell","given":"William K."},{"family":"Cornelissen","given":"Johannes H. C."},{"family":"Amatangelo","given":"Kathryn"},{"family":"Dorrepaal","given":"Ellen"},{"family":"Eviner","given":"Valerie T."},{"family":"Godoy","given":"Oscar"},{"family":"Hobbie","given":"Sarah E."},{"family":"Hoorens","given":"Bart"},{"family":"Kurokawa","given":"Hiroko"},{"family":"Pérez-Harguindeguy","given":"Natalia"},{"family":"Quested","given":"Helen M."},{"family":"Santiago","given":"Louis S."},{"family":"Wardle","given":"David A."},{"family":"Wright","given":"Ian J."},{"family":"Aerts","given":"Rien"},{"family":"Allison","given":"Steven D."},{"family":"Van Bodegom","given":"Peter"},{"family":"Brovkin","given":"Victor"},{"family":"Chatain","given":"Alex"},{"family":"Callaghan","given":"Terry V."},{"family":"Díaz","given":"Sandra"},{"family":"Garnier","given":"Eric"},{"family":"Gurvich","given":"Diego E."},{"family":"Kazakou","given":"Elena"},{"family":"Klein","given":"Julia A."},{"family":"Read","given":"Jenny"},{"family":"Reich","given":"Peter B."},{"family":"Soudzilovskaia","given":"Nadejda A."},{"family":"Vaieretti","given":"M. Victoria"},{"family":"Westoby","given":"Mark"}],"issued":{"date-parts":[["2008"]]}}},{"id":93,"uris":["http://zotero.org/users/9539750/items/LG4VIDKH"],"itemData":{"id":93,"type":"article-journal","abstract":"We aim to construct a comprehensive global database of litter decomposition rate (k value) estimated by surface floor litterbags, and investigate the direct and indirect effects of impact factors such as geographic factors (latitude and altitude), climatic factors (mean annual tempePlrature, MAT; mean annual precipitation, MAP) and litter quality factors (the contents of N, P, K, Ca, Mg and C:N ratio, lignin:N ratio) on litter decomposition.We compiled a large data set of litter decomposition rates (k values) from 110 research sites and conducted simple, multiple regression and path analyses to explore the relationship between the k values and impact factors at the global scale.The k values tended to decrease with latitude (LAT) and lignin content (LIGN) of litter but increased with temperature, precipitation and nutrient concentrations at the large spatial scale. Single factor such as climate, litter quality and geographic variable could not explain litter decomposition rates well. However, the combination of total nutrient (TN) elements and C:N accounted for 70.2% of the variation in the litter decomposition rates. The combination of LAT, MAT, C:N and TN accounted for 87.54% of the variation in the litter decomposition rates. These results indicate that litter quality is the most important direct regulator of litter decomposition at the global scale. This data synthesis revealed significant relationships between litter decomposition rates and the combination of climatic factor (MAT) and litter quality (C:N, TN). The global-scale empirical relationships developed here are useful for a better understanding and modeling of the effects of litter quality and climatic factors on litter decomposition rates.","container-title":"Journal of Plant Ecology","DOI":"10.1093/jpe/rtn002","ISSN":"1752-9921","issue":"2","journalAbbreviation":"Journal of Plant Ecology","page":"85-93","source":"Silverchair","title":"Rates of litter decomposition in terrestrial ecosystems: global patterns and controlling factors","title-short":"Rates of litter decomposition in terrestrial ecosystems","volume":"1","author":[{"family":"Zhang","given":"Deqiang"},{"family":"Hui","given":"Dafeng"},{"family":"Luo","given":"Yiqi"},{"family":"Zhou","given":"Guoyi"}],"issued":{"date-parts":[["2008",6,1]]}}},{"id":23,"uris":["http://zotero.org/users/9539750/items/2HKTKIWC"],"itemData":{"id":23,"type":"article-journal","abstract":"One of the major concerns about global warming is the potential for an increase in decomposition and soil respiration rates, increasing CO2 emissions and creating a positive feedback between global warming and soil respiration. This is particularly important in ecosystems with large belowground biomass, such as grasslands where over 90% of the carbon is allocated belowground. A better understanding of the relative influence of climate and litter quality on litter decomposition is needed to predict these changes accurately in grasslands. The Long-Term Intersite Decomposition Experiment Team (LIDET) dataset was used to evaluate the influence of climatic variables (temperature, precipitation, actual evapotranspiration, and climate decomposition index), and litter quality (lignin content, carbon : nitrogen, and lignin : nitrogen ratios) on leaf and root decomposition in the US Great Plains. Wooden dowels were used to provide a homogeneous litter quality to evaluate the relative importance of above and belowground environments on decomposition. Contrary to expectations, temperature did not explain variation in root and leaf decomposition, whereas precipitation partially explained variation in root decomposition. Percent lignin was the best predictor of leaf and root decomposition. It also explained most variation in root decomposition in models which combined litter quality and climatic variables. Despite the lack of relationship between temperature and root decomposition, temperature could indirectly affect root decomposition through decreased litter quality and increased water deficits. These results suggest that carbon flux from root decomposition in grasslands would increase, as result of increasing temperature, only if precipitation is not limiting. However, where precipitation is limiting, increased temperature would decrease root decomposition, thus likely increasing carbon storage in grasslands. Under homogeneous litter quality, belowground decomposition was faster than aboveground and was best predicted by mean annual precipitation, which also suggests that the high moisture in soil accelerates decomposition belowground.","container-title":"Global Change Biology","DOI":"10.1111/j.1365-2486.2008.01815.x","ISSN":"1365-2486","issue":"5","language":"en","note":"number: 5\n_eprint: https://onlinelibrary.wiley.com/doi/pdf/10.1111/j.1365-2486.2008.01815.x","page":"1356-1363","source":"Wiley Online Library","title":"Litter decomposition in grasslands of Central North America (US Great Plains)","volume":"15","author":[{"family":"Bontti","given":"Eliana E."},{"family":"Decant","given":"Joseph P."},{"family":"Munson","given":"Seth M."},{"family":"Gathany","given":"Mark A."},{"family":"Przeszlowska","given":"Agnieszka"},{"family":"Haddix","given":"Michelle L."},{"family":"Owens","given":"Stephanie"},{"family":"Burke","given":"Ingrid C."},{"family":"Parton","given":"William J."},{"family":"Harmon","given":"Mark E."}],"issued":{"date-parts":[["2009"]]}}}],"schema":"https://github.com/citation-style-language/schema/raw/master/csl-citation.json"} </w:instrText>
      </w:r>
      <w:r w:rsidR="00664D87">
        <w:fldChar w:fldCharType="separate"/>
      </w:r>
      <w:r w:rsidR="00664D87" w:rsidRPr="00664D87">
        <w:t>(16, 18, 19)</w:t>
      </w:r>
      <w:r w:rsidR="00664D87">
        <w:fldChar w:fldCharType="end"/>
      </w:r>
      <w:r w:rsidRPr="008D52F2">
        <w:t>, and lignin ha</w:t>
      </w:r>
      <w:r w:rsidR="00CE3A3F" w:rsidRPr="008D52F2">
        <w:t>s</w:t>
      </w:r>
      <w:r w:rsidRPr="008D52F2">
        <w:t xml:space="preserve"> also been shown to decrease decomposition rates of specific litter fractions such as cellulose and hemicellulose</w:t>
      </w:r>
      <w:r w:rsidR="00664D87">
        <w:t xml:space="preserve"> </w:t>
      </w:r>
      <w:r w:rsidR="00664D87">
        <w:fldChar w:fldCharType="begin"/>
      </w:r>
      <w:r w:rsidR="00664D87">
        <w:instrText xml:space="preserve"> ADDIN ZOTERO_ITEM CSL_CITATION {"citationID":"vjVyDymW","properties":{"formattedCitation":"(37, 49)","plainCitation":"(37, 49)","noteIndex":0},"citationItems":[{"id":20669,"uris":["http://zotero.org/users/9539750/items/CT6LIIGS"],"itemData":{"id":20669,"type":"article-journal","abstract":"Litter decay rates often correlate with the initial ratios of lignin : nitrogen (N) or lignin : cellulose in litter. However, the chemical and microbial mechanisms that give rise to these patterns are still unclear. To identify these mechanisms, we studied the decomposition of a model plant system, Arabidopsis thaliana, in which plants were manipulated to have low levels of lignin, cellulose, or litter N. Nitrogen fertilizer often increases the loss of cellulose, but it suppresses the breakdown of lignin in plant litter. To understand the mechanisms driving these patterns, we decomposed plants in litterbags for one year in control and N-fertilized plots in an Alaskan boreal forest. We found that litter N had a positive effect on total mass loss because it increased the loss of lignin, N, and soluble C. Lignin had a negative effect on rates of total litter mass loss due to decreases in the loss of cellulose and hemicellulose. Cellulose had a positive effect on lignin loss, supporting the concept of a “priming effect” for lignin breakdown. However, the low-cellulose plants also lost more of their original cellulose compared to the other plant types, indicating that decomposers mined the litter for cellulose despite the presence of lignin. Low-lignin litter had higher fungal biomass and N-acetyl glucosaminidase (NAG, a chitinase) activity, suggesting that lignin restricted fungal growth and may have influenced competitive interactions between decomposers. Nitrogen fertilization increased NAG activity in the early stages of decay. In the later stages, N fertilization led to increased cellulase activity on the litters and tended to reduce lignin losses. The transition over time from competition among decomposers to high cellulase activity and suppressed lignin loss under N fertilization suggests that, in N-limited systems, N fertilization may alter decomposer community structure by favoring a shift toward cellulose- and mineral-N users.","container-title":"Ecology","DOI":"10.1890/11-0843.1","ISSN":"1939-9170","issue":"2","language":"en","license":"© 2012 by the Ecological Society of America","note":"_eprint: https://onlinelibrary.wiley.com/doi/pdf/10.1890/11-0843.1","page":"345-354","source":"Wiley Online Library","title":"Interactions among lignin, cellulose, and nitrogen drive litter chemistry–decay relationships","volume":"93","author":[{"family":"Talbot","given":"Jennifer M."},{"family":"Treseder","given":"Kathleen K."}],"issued":{"date-parts":[["2012"]]}}},{"id":88,"uris":["http://zotero.org/users/9539750/items/UJIHVSZB"],"itemData":{"id":88,"type":"article-journal","abstract":"The decomposition of plant litter in soil is a dynamic process during which substrate chemistry and microbial controls interact. We more clearly quantify these controls with a revised version of the Guild-based Decomposition Model (GDM) in which we used a reverse Michaelis-Menten approach to simulate short-term (112 days) decomposition of roots from four genotypes of Zea mays that differed primarily in lignin chemistry. A co-metabolic relationship between the degradation of lignin and holocellulose (cellulose+hemicellulose) fractions of litter showed that the reduction in decay rate with increasing lignin concentration (LCI) was related to the level of arabinan substitutions in arabinoxylan chains (i.e., arabinan to xylan or A</w:instrText>
      </w:r>
      <w:r w:rsidR="00664D87">
        <w:rPr>
          <w:rFonts w:ascii="Cambria Math" w:hAnsi="Cambria Math" w:cs="Cambria Math"/>
        </w:rPr>
        <w:instrText>∶</w:instrText>
      </w:r>
      <w:r w:rsidR="00664D87">
        <w:instrText xml:space="preserve">X ratio) and the extent to which hemicellulose chains are cross-linked with lignin in plant cell walls. This pattern was consistent between genotypes and during progressive decomposition within each genotype. Moreover, decay rates were controlled by these cross-linkages from the start of decomposition. We also discovered it necessary to divide the Van Soest soluble (labile) fraction of litter C into two pools: one that rapidly decomposed and a second that was more persistent. Simulated microbial production was consistent with recent studies suggesting that more rapidly decomposing materials can generate greater amounts of potentially recalcitrant microbial products despite the rapid loss of litter mass. Sensitivity analyses failed to identify any model parameter that consistently explained a large proportion of model variation, suggesting that feedback controls between litter quality and microbial activity in the reverse Michaelis-Menten approach resulted in stable model behavior. Model extrapolations to an independent set of data, derived from the decomposition of 12 different genotypes of maize roots, averaged within &lt;3% of observed respiration rates and total CO2 efflux over 112 days.","container-title":"PLOS ONE","DOI":"10.1371/journal.pone.0108769","ISSN":"1932-6203","issue":"9","journalAbbreviation":"PLOS ONE","language":"en","note":"publisher: Public Library of Science","page":"e108769","source":"PLoS Journals","title":"Interacting Microbe and Litter Quality Controls on Litter Decomposition: A Modeling Analysis","title-short":"Interacting Microbe and Litter Quality Controls on Litter Decomposition","volume":"9","author":[{"family":"Moorhead","given":"Daryl"},{"family":"Lashermes","given":"Gwenaëlle"},{"family":"Recous","given":"Sylvie"},{"family":"Bertrand","given":"Isabelle"}],"issued":{"date-parts":[["2014",9,29]]}}}],"schema":"https://github.com/citation-style-language/schema/raw/master/csl-citation.json"} </w:instrText>
      </w:r>
      <w:r w:rsidR="00664D87">
        <w:fldChar w:fldCharType="separate"/>
      </w:r>
      <w:r w:rsidR="00664D87" w:rsidRPr="00664D87">
        <w:t>(37, 49)</w:t>
      </w:r>
      <w:r w:rsidR="00664D87">
        <w:fldChar w:fldCharType="end"/>
      </w:r>
      <w:r w:rsidRPr="008D52F2">
        <w:t xml:space="preserve">. The lack of change in lignin under drought likely contributed to a lack of change in substrate availability that explained the lack of response of resource acquisition traits to changes in litter chemistry under drought. </w:t>
      </w:r>
    </w:p>
    <w:p w14:paraId="4F214F25" w14:textId="77777777" w:rsidR="00CE3A3F" w:rsidRPr="008D52F2" w:rsidRDefault="00CE3A3F" w:rsidP="004F5140">
      <w:pPr>
        <w:jc w:val="both"/>
      </w:pPr>
    </w:p>
    <w:p w14:paraId="36EEED56" w14:textId="5AFC0117" w:rsidR="005B12DA" w:rsidRPr="008D52F2" w:rsidRDefault="00CE3A3F" w:rsidP="004F5140">
      <w:pPr>
        <w:jc w:val="both"/>
      </w:pPr>
      <w:r w:rsidRPr="008D52F2">
        <w:t>Drought did not have major effects on carbohydrates in the litter. While drought decreased the spectral area associated with glycosidic bonds in grass litter, grass drought litter still had more spectral area associated with glycosidic bonds than shrub litter (Figure 1d). Drought also had no effect on the carbohydrate ester band 1015-970 cm</w:t>
      </w:r>
      <w:r w:rsidRPr="008D52F2">
        <w:rPr>
          <w:vertAlign w:val="superscript"/>
        </w:rPr>
        <w:t>-1</w:t>
      </w:r>
      <w:r w:rsidRPr="008D52F2">
        <w:t xml:space="preserve"> (Figure 1h, Table S1), suggesting that drought did not decrease carbohydrate fractions in grass litter enough to influence substrate availability. Substrate availability in soil is limited by substrate diffusivity while substrate availability in litter likely is not</w:t>
      </w:r>
      <w:r w:rsidR="00664D87">
        <w:t xml:space="preserve"> </w:t>
      </w:r>
      <w:r w:rsidR="00664D87">
        <w:fldChar w:fldCharType="begin"/>
      </w:r>
      <w:r w:rsidR="00664D87">
        <w:instrText xml:space="preserve"> ADDIN ZOTERO_ITEM CSL_CITATION {"citationID":"Aa8aQNfG","properties":{"formattedCitation":"(50)","plainCitation":"(50)","noteIndex":0},"citationItems":[{"id":4,"uris":["http://zotero.org/users/9539750/items/TBB2JAWP"],"itemData":{"id":4,"type":"article-journal","abstract":"The activities of extracellular enzymes, the proximate agents of decomposition in soils, are known to depend strongly on temperature, but less is known about how they respond to changes in precipitation patterns, and the interaction of these two components of climate change. Both enzyme production and turnover can be affected by changes in temperature and soil moisture, thus it is difficult to predict how enzyme pool size may respond to altered climate. Soils from the Boston-Area Climate Experiment (BACE), which is located in an old field (on abandoned farmland), were used to examine how climate variables affect enzyme activities and microbial biomass carbon (MBC) in different seasons and in soils exposed to a combination of three levels of precipitation treatments (ambient, 150% of ambient during growing season, and 50% of ambient year-round) and four levels of warming treatments (unwarmed to ~4°C above ambient) over the course of a year. Warming, precipitation and season had very little effect on potential enzyme activity. Most models assume that enzyme dynamics follow microbial biomass, because enzyme production should be directly controlled by the size and activity of microbial biomass. We observed differences among seasons and treatments in mass-specific potential enzyme activity, suggesting that this assumption is invalid. In June 2009, mass-specific potential enzyme activity, using chloroform fumigation-extraction MBC, increased with temperature, peaking under medium warming and then declining under the highest warming. This finding suggests that either enzyme production increased with temperature or turnover rates decreased. Increased maintenance costs associated with warming may have resulted in increased mass-specific enzyme activities due to increased nutrient demand. Our research suggests that allocation of resources to enzyme production could be affected by climate-induced changes in microbial efficiency and maintenance costs.","container-title":"Frontiers in Microbiology","ISSN":"1664-302X","source":"Frontiers","title":"Microbial responses to multi-factor climate change: effects on soil enzymes","title-short":"Microbial responses to multi-factor climate change","URL":"https://www.frontiersin.org/articles/10.3389/fmicb.2013.00146","volume":"4","author":[{"family":"Steinweg","given":"J"},{"family":"Dukes","given":"Jeffrey"},{"family":"Paul","given":"Eldor"},{"family":"Wallenstein","given":"Matthew"}],"accessed":{"date-parts":[["2023",3,26]]},"issued":{"date-parts":[["2013"]]}}}],"schema":"https://github.com/citation-style-language/schema/raw/master/csl-citation.json"} </w:instrText>
      </w:r>
      <w:r w:rsidR="00664D87">
        <w:fldChar w:fldCharType="separate"/>
      </w:r>
      <w:r w:rsidR="00664D87" w:rsidRPr="00664D87">
        <w:t>(50)</w:t>
      </w:r>
      <w:r w:rsidR="00664D87">
        <w:fldChar w:fldCharType="end"/>
      </w:r>
      <w:r w:rsidRPr="008D52F2">
        <w:t>, making it plausible that substrate availability in litter remains high even under low moisture conditions</w:t>
      </w:r>
      <w:r w:rsidR="00664D87">
        <w:t xml:space="preserve"> </w:t>
      </w:r>
      <w:r w:rsidR="00664D87">
        <w:fldChar w:fldCharType="begin"/>
      </w:r>
      <w:r w:rsidR="00664D87">
        <w:instrText xml:space="preserve"> ADDIN ZOTERO_ITEM CSL_CITATION {"citationID":"Z4qIBEyB","properties":{"formattedCitation":"(51, 52)","plainCitation":"(51, 52)","noteIndex":0},"citationItems":[{"id":20577,"uris":["http://zotero.org/users/9539750/items/XRCA37RK"],"itemData":{"id":20577,"type":"article-journal","abstract":"Soil heterotrophic respiration and nutrient mineralization are strongly affected by environmental conditions, in particular by moisture fluctuations triggered by rainfall events. When soil moisture decreases, so does decomposers' activity, with microfauna generally undergoing stress sooner than bacteria and fungi. Despite differences in the responses of individual decomposer groups to moisture availability (e.g., bacteria are typically more sensitive than fungi to water stress), we show that responses of decomposers at the community level are different in soils and surface litter, but similar across biomes and climates. This results in a nearly constant soil-moisture threshold corresponding to the point when biological activity ceases, at a water potential of about −14 MPa in mineral soils and −36 MPa in surface litter. This threshold is shown to be comparable to the soil moisture value where solute diffusion becomes strongly inhibited in soil, while in litter it is dehydration rather than diffusion that likely limits biological activity around the stress point. Because of these intrinsic constraints and lack of adaptation to different hydro-climatic regimes, changes in rainfall patterns (primary drivers of the soil moisture balance) may have dramatic impacts on soil carbon and nutrient cycling.","container-title":"Ecology","DOI":"10.1890/11-0026.1","ISSN":"1939-9170","issue":"4","language":"en","license":"© 2012 by the Ecological Society of America","note":"_eprint: https://onlinelibrary.wiley.com/doi/pdf/10.1890/11-0026.1","page":"930-938","source":"Wiley Online Library","title":"Responses of soil microbial communities to water stress: results from a meta-analysis","title-short":"Responses of soil microbial communities to water stress","volume":"93","author":[{"family":"Manzoni","given":"Stefano"},{"family":"Schimel","given":"Joshua P."},{"family":"Porporato","given":"Amilcare"}],"issued":{"date-parts":[["2012"]]}}},{"id":22484,"uris":["http://zotero.org/users/9539750/items/25TMSFGP"],"itemData":{"id":22484,"type":"article-journal","container-title":"Frontiers in Microbiology","DOI":"10.3389/fmicb.2012.00348","ISSN":"1664-302X","journalAbbreviation":"Front. Microbio.","source":"DOI.org (Crossref)","title":"Microbial control over carbon cycling in soil","URL":"http://journal.frontiersin.org/article/10.3389/fmicb.2012.00348/abstract","volume":"3","author":[{"family":"Schimel","given":"Joshua P."},{"family":"Schaeffer","given":"Sean M."}],"accessed":{"date-parts":[["2025",3,22]]},"issued":{"date-parts":[["2012"]]}}}],"schema":"https://github.com/citation-style-language/schema/raw/master/csl-citation.json"} </w:instrText>
      </w:r>
      <w:r w:rsidR="00664D87">
        <w:fldChar w:fldCharType="separate"/>
      </w:r>
      <w:r w:rsidR="00664D87" w:rsidRPr="00664D87">
        <w:t>(51, 52)</w:t>
      </w:r>
      <w:r w:rsidR="00664D87">
        <w:fldChar w:fldCharType="end"/>
      </w:r>
      <w:r w:rsidRPr="008D52F2">
        <w:t>. Our results suggest that grass litter chemistry might not have changed enough under drought to decrease substrate availability and investment in resource acquisition traits, while the lack of change of shrub litter chemistry under drought made it even less likely for substrate availability to change in shrub litter.</w:t>
      </w:r>
    </w:p>
    <w:p w14:paraId="416CC6CD" w14:textId="77777777" w:rsidR="000D19BA" w:rsidRPr="008D52F2" w:rsidRDefault="000D19BA" w:rsidP="004F5140">
      <w:pPr>
        <w:jc w:val="both"/>
      </w:pPr>
    </w:p>
    <w:p w14:paraId="106BA902" w14:textId="673ADC1F" w:rsidR="002F27A6" w:rsidRPr="00C41CBD" w:rsidRDefault="002A79B9" w:rsidP="004F5140">
      <w:pPr>
        <w:jc w:val="both"/>
        <w:rPr>
          <w:b/>
          <w:bCs/>
          <w:sz w:val="24"/>
          <w:szCs w:val="24"/>
        </w:rPr>
      </w:pPr>
      <w:r w:rsidRPr="00C41CBD">
        <w:rPr>
          <w:b/>
          <w:bCs/>
          <w:sz w:val="24"/>
          <w:szCs w:val="24"/>
        </w:rPr>
        <w:lastRenderedPageBreak/>
        <w:t>D</w:t>
      </w:r>
      <w:r w:rsidR="002F27A6" w:rsidRPr="00C41CBD">
        <w:rPr>
          <w:b/>
          <w:bCs/>
          <w:sz w:val="24"/>
          <w:szCs w:val="24"/>
        </w:rPr>
        <w:t xml:space="preserve">ecomposition capabilities </w:t>
      </w:r>
      <w:r w:rsidRPr="00C41CBD">
        <w:rPr>
          <w:b/>
          <w:bCs/>
          <w:sz w:val="24"/>
          <w:szCs w:val="24"/>
        </w:rPr>
        <w:t xml:space="preserve">maintained </w:t>
      </w:r>
      <w:r w:rsidR="002F27A6" w:rsidRPr="00C41CBD">
        <w:rPr>
          <w:b/>
          <w:bCs/>
          <w:sz w:val="24"/>
          <w:szCs w:val="24"/>
        </w:rPr>
        <w:t>under drought</w:t>
      </w:r>
    </w:p>
    <w:p w14:paraId="0713C0F5" w14:textId="4F74D667" w:rsidR="005B12DA" w:rsidRPr="008D52F2" w:rsidRDefault="00000000" w:rsidP="004F5140">
      <w:pPr>
        <w:jc w:val="both"/>
      </w:pPr>
      <w:r w:rsidRPr="008D52F2">
        <w:t xml:space="preserve">Drought changed </w:t>
      </w:r>
      <w:r w:rsidR="000D19BA" w:rsidRPr="008D52F2">
        <w:t xml:space="preserve">the </w:t>
      </w:r>
      <w:r w:rsidRPr="008D52F2">
        <w:t xml:space="preserve">composition </w:t>
      </w:r>
      <w:r w:rsidR="000D19BA" w:rsidRPr="008D52F2">
        <w:t>of</w:t>
      </w:r>
      <w:r w:rsidRPr="008D52F2">
        <w:t xml:space="preserve"> the grass microbial community </w:t>
      </w:r>
      <w:r w:rsidR="000D19BA" w:rsidRPr="008D52F2">
        <w:t xml:space="preserve">likely through </w:t>
      </w:r>
      <w:r w:rsidRPr="008D52F2">
        <w:t xml:space="preserve">direct </w:t>
      </w:r>
      <w:r w:rsidR="000D19BA" w:rsidRPr="008D52F2">
        <w:t xml:space="preserve">effects through drought stress </w:t>
      </w:r>
      <w:r w:rsidRPr="008D52F2">
        <w:t>and indirect effect</w:t>
      </w:r>
      <w:r w:rsidR="000D19BA" w:rsidRPr="008D52F2">
        <w:t>s</w:t>
      </w:r>
      <w:r w:rsidRPr="008D52F2">
        <w:t xml:space="preserve"> through changes in litter chemistry</w:t>
      </w:r>
      <w:r w:rsidR="00664D87">
        <w:t xml:space="preserve"> </w:t>
      </w:r>
      <w:r w:rsidR="00664D87">
        <w:fldChar w:fldCharType="begin"/>
      </w:r>
      <w:r w:rsidR="00664D87">
        <w:instrText xml:space="preserve"> ADDIN ZOTERO_ITEM CSL_CITATION {"citationID":"PvdgxlWG","properties":{"formattedCitation":"(13, 15, 25, 53)","plainCitation":"(13, 15, 25, 53)","noteIndex":0},"citationItems":[{"id":29,"uris":["http://zotero.org/users/9539750/items/6LSFTCF6"],"itemData":{"id":29,"type":"article-journal","abstract":"Rates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H."}],"issued":{"date-parts":[["2013"]]}}},{"id":31,"uris":["http://zotero.org/users/9539750/items/XW9JTKVJ"],"itemData":{"id":31,"type":"article-journal","abstract":"Microbial enzymes play a fundamental role in ecosystem processes and nutrient mineralization. Therefore understanding enzyme responses to anthropogenic environmental change is important for predicting ecosystem function in the future. In a previous study, we used a reciprocal transplant design to examine the direct and indirect effects of drought and nitrogen (N) fertilization on litter decomposition in a southern California grassland. This work showed direct and indirect negative effects of drought on decomposition, and faster decomposition by N-adapted microbial communities in N-fertilized plots than in non-fertilized plots. Here we measured microbial biomass and the activities of nine extracellular enzymes to examine the microbial and enzymatic mechanisms underlying litter decomposition responses to drought and N. We hypothesized that changes in fungal biomass and potential extracellular enzyme activity (EEA) would relate directly to litter decomposition responses. We also predicted that fungal biomass would dominate the microbial community in our semi-arid study site. However, we found that the microbial community was dominated by bacterial biomass, and that bacteria responded negatively to drought treatment. In contrast to patterns in decomposition, fungal biomass and most potential EEA increased in direct response to drought treatment. Potential EEA was also decoupled from the decomposition response to N treatment. These results suggest that drought and N alter the efficiencies of EEA, defined as the mass of target substrate lost per unit potential EEA. Enzyme efficiencies declined with drought treatment, possibly because reduced water availability increased enzyme immobilization and reduced diffusion rates. In the N experiment, the efficiencies of β-glucosidase, β-xylosidase, and polyphenol oxidase were greater when microbes were transplanted into environments from which they originated. This increase in enzymatic efficiency suggests that microbial enzymes may adapt to their local environment. Overall, our results indicate that drought and N addition may have predictable impacts on the efficiencies of extracellular enzymes, providing a means of linking enzyme potentials with in-situ activities.","container-title":"Soil Biology and Biochemistry","DOI":"10.1016/j.soilbio.2013.03.034","ISSN":"0038-0717","journalAbbreviation":"Soil Biology and Biochemistry","language":"en","page":"68-79","source":"ScienceDirect","title":"Microbial enzymatic responses to drought and to nitrogen addition in a southern California grassland","volume":"64","author":[{"family":"Alster","given":"Charlotte J."},{"family":"German","given":"Donovan P."},{"family":"Lu","given":"Ying"},{"family":"Allison","given":"Steven D."}],"issued":{"date-parts":[["2013",9,1]]}}},{"id":32,"uris":["http://zotero.org/users/9539750/items/BHE9AWEF"],"itemData":{"id":32,"type":"article-journal","abstract":"Terrestrial ecosystem models assume that microbial communities respond instantaneously, or are immediately resilient, to environmental change. Here we tested this assumption by quantifying the resilience of a leaf litter community to changes in precipitation or nitrogen availability. By manipulating composition within a global change experiment, we decoupled the legacies of abiotic parameters versus that of the microbial community itself. After one rainy season, more variation in fungal composition could be explained by the original microbial inoculum than the litterbag environment (18% versus 5.5% of total variation). This compositional legacy persisted for 3 years, when 6% of the variability in fungal composition was still explained by the microbial origin. In contrast, bacterial composition was generally more resilient than fungal composition. Microbial functioning (measured as decomposition rate) was not immediately resilient to the global change manipulations; decomposition depended on both the contemporary environment and rainfall the year prior. Finally, using metagenomic sequencing, we showed that changes in precipitation, but not nitrogen availability, altered the potential for bacterial carbohydrate degradation, suggesting why the functional consequences of the two experiments may have differed. Predictions of how terrestrial ecosystem processes respond to environmental change may thus be improved by considering the legacies of microbial communities.","container-title":"The ISME Journal","DOI":"10.1038/ismej.2016.122","ISSN":"1751-7370","issue":"2","journalAbbreviation":"ISME J","language":"en","license":"2017 The Author(s)","note":"number: 2\npublisher: Nature Publishing Group","page":"490-499","source":"www.nature.com","title":"Microbial legacies alter decomposition in response to simulated global change","volume":"11","author":[{"family":"Martiny","given":"Jennifer BH"},{"family":"Martiny","given":"Adam C."},{"family":"Weihe","given":"Claudia"},{"family":"Lu","given":"Ying"},{"family":"Berlemont","given":"Renaud"},{"family":"Brodie","given":"Eoin L."},{"family":"Goulden","given":"Michael L."},{"family":"Treseder","given":"Kathleen K."},{"family":"Allison","given":"Steven D."}],"issued":{"date-parts":[["2017",2]]}}},{"id":20,"uris":["http://zotero.org/users/9539750/items/IWRSDYIL"],"itemData":{"id":20,"type":"article-journal","abstract":"Global changes such as increased drought and atmospheric nitrogen deposition perturb both the microbial and plant communities that mediate terrestrial ecosystem functioning. However, few studies consider how microbial responses to global changes may be influenced by interactions with plant communities. To begin to address the role of microbial–plant interactions, we tested the hypothesis that the response of microbial communities to global change depends on the plant community. We characterized bacterial and fungal communities from 395 plant litter samples taken from the Loma Ridge Global Change Experiment, a decade-long global change experiment in Southern California that manipulates rainfall and nitrogen levels across two adjacent ecosystems, a grassland and a coastal sage scrubland. The differences in bacterial and fungal composition between ecosystems paralleled distinctions in plant community composition. In addition to the direct main effects, the global change treatments altered microbial composition in an ecosystem-dependent manner, in support of our hypothesis. The interaction between the drought treatment and ecosystem explained nearly 5% of the variation in bacterial community composition, similar to the variation explained by the ecosystem-independent effects of drought. Unexpectedly, we found that the main effect of drought was approximately four times as strong on bacterial composition as that of nitrogen addition, which did not alter fungal or plant composition. Overall, the findings underscore the importance of considering plant–microbe interactions when considering the transferability of the results of global change experiments across ecosystems.","container-title":"Elementa: Science of the Anthropocene","DOI":"10.1525/elementa.2021.00124","ISSN":"2325-1026","issue":"1","journalAbbreviation":"Elementa: Science of the Anthropocene","note":"number: 1","page":"00124","source":"Silverchair","title":"Microbial community response to a decade of simulated global changes depends on the plant community","volume":"9","author":[{"family":"Finks","given":"Sarai S."},{"family":"Weihe","given":"Claudia"},{"family":"Kimball","given":"Sarah"},{"family":"Allison","given":"Steven D."},{"family":"Martiny","given":"Adam C."},{"family":"Treseder","given":"Kathleen K."},{"family":"Martiny","given":"Jennifer B. H."}],"issued":{"date-parts":[["2021",2,18]]}}}],"schema":"https://github.com/citation-style-language/schema/raw/master/csl-citation.json"} </w:instrText>
      </w:r>
      <w:r w:rsidR="00664D87">
        <w:fldChar w:fldCharType="separate"/>
      </w:r>
      <w:r w:rsidR="00664D87" w:rsidRPr="00664D87">
        <w:t>(13, 15, 25, 53)</w:t>
      </w:r>
      <w:r w:rsidR="00664D87">
        <w:fldChar w:fldCharType="end"/>
      </w:r>
      <w:r w:rsidRPr="008D52F2">
        <w:t xml:space="preserve">. The lack of a relationship between drought-induced changes in litter chemistry and resource acquisition traits despite changes in microbial community composition might indicate functional redundancy </w:t>
      </w:r>
      <w:hyperlink r:id="rId9">
        <w:r w:rsidR="005B12DA" w:rsidRPr="008D52F2">
          <w:t>(72, 73)</w:t>
        </w:r>
      </w:hyperlink>
      <w:r w:rsidRPr="008D52F2">
        <w:t>. Functional redundancy ha</w:t>
      </w:r>
      <w:r w:rsidR="000D19BA" w:rsidRPr="008D52F2">
        <w:t>s</w:t>
      </w:r>
      <w:r w:rsidRPr="008D52F2">
        <w:t xml:space="preserve"> been observed in soil</w:t>
      </w:r>
      <w:r w:rsidR="00664D87">
        <w:t xml:space="preserve"> </w:t>
      </w:r>
      <w:r w:rsidR="00664D87">
        <w:fldChar w:fldCharType="begin"/>
      </w:r>
      <w:r w:rsidR="00664D87">
        <w:instrText xml:space="preserve"> ADDIN ZOTERO_ITEM CSL_CITATION {"citationID":"MWdq6QFw","properties":{"formattedCitation":"(54)","plainCitation":"(54)","noteIndex":0},"citationItems":[{"id":30,"uris":["http://zotero.org/users/9539750/items/CPL6WGWJ"],"itemData":{"id":30,"type":"article-journal","abstract":"Extreme drought can strongly impact belowground communities and biogeochemical processes, including soil microbial community composition and extracellular enzyme activities (EEAs), which are considered key agents in ecosystem carbon (C) and nutrient cycling. However, our understanding of how seasonal timing of drought during the growing season affects soil microbial communities and their activity remains notably poor. In this study, we investigated the responses of soil physicochemical properties, EEAs, and bacterial community composition to extreme-duration drought imposed in the early-, mid-, or late-stages of the growing season in a semiarid grassland ecosystem in Inner Mongolia, China. Compared with the ambient control, the activities of C-, nitrogen (N)-, and phosphorus (P)-acquisition enzymes were significantly decreased in the mid- and/or late-stages of drought. Bacterial community diversity also significantly decreased in the mid- and late-stage drought treatments. Soil water content was the most important factor explaining changes in soil EEAs and bacterial community composition. At the end of the growing season, the activities of C-, N-, and P-acquisition enzymes had mostly recovered, while the bacterial community diversity in the mid- and late-stage drought treatments was still lower than the ambient control. Overall, our study demonstrates that the effects of extreme drought on soil EEAs and bacterial community composition depend on the timing of drought. Our results highlight that understanding the effects of extreme-duration drought at different stages of the growing season may play a vital role in predicting the responses of belowground function to global changes in grassland ecosystems.","container-title":"Geoderma","DOI":"10.1016/j.geoderma.2021.115327","ISSN":"0016-7061","journalAbbreviation":"Geoderma","language":"en","page":"115327","source":"ScienceDirect","title":"Responses of soil extracellular enzyme activities and bacterial community composition to seasonal stages of drought in a semiarid grassland","volume":"401","author":[{"family":"Gao","given":"Wenlan"},{"family":"Reed","given":"Sasha C."},{"family":"Munson","given":"Seth M."},{"family":"Rui","given":"Yichao"},{"family":"Fan","given":"Wenyu"},{"family":"Zheng","given":"Zhenzhen"},{"family":"Li","given":"Linfeng"},{"family":"Che","given":"Rongxiao"},{"family":"Xue","given":"Kai"},{"family":"Du","given":"Jianqing"},{"family":"Cui","given":"Xiaoyong"},{"family":"Wang","given":"Yanfen"},{"family":"Hao","given":"Yanbin"}],"issued":{"date-parts":[["2021",11,1]]}}}],"schema":"https://github.com/citation-style-language/schema/raw/master/csl-citation.json"} </w:instrText>
      </w:r>
      <w:r w:rsidR="00664D87">
        <w:fldChar w:fldCharType="separate"/>
      </w:r>
      <w:r w:rsidR="00664D87" w:rsidRPr="00664D87">
        <w:t>(54)</w:t>
      </w:r>
      <w:r w:rsidR="00664D87">
        <w:fldChar w:fldCharType="end"/>
      </w:r>
      <w:r w:rsidRPr="008D52F2">
        <w:t xml:space="preserve"> and in litter</w:t>
      </w:r>
      <w:r w:rsidR="00664D87">
        <w:t xml:space="preserve"> </w:t>
      </w:r>
      <w:r w:rsidR="00664D87">
        <w:fldChar w:fldCharType="begin"/>
      </w:r>
      <w:r w:rsidR="00664D87">
        <w:instrText xml:space="preserve"> ADDIN ZOTERO_ITEM CSL_CITATION {"citationID":"cBajzOWw","properties":{"formattedCitation":"(46, 55, 56)","plainCitation":"(46, 55, 56)","noteIndex":0},"citationItems":[{"id":121,"uris":["http://zotero.org/users/9539750/items/4NJYTY4Y"],"itemData":{"id":121,"type":"article-journal","abstract":"Bacteria and fungi drive the decomposition of dead plant biomass (litter), an important step in the terrestrial carbon cycle. Here we investigate the sensitivity of litter microbial communities to simulated global change (drought and nitrogen addition) in a California annual grassland. Using 16S and 28S rDNA amplicon pyrosequencing, we quantify the response of the bacterial and fungal communities to the treatments and compare these results to background, temporal (seasonal and interannual) variability of the communities. We found that the drought and nitrogen treatments both had significant effects on microbial community composition, explaining 2–6% of total compositional variation. However, microbial composition was even more strongly influenced by seasonal and annual variation (explaining 14–39%). The response of microbial composition to drought varied by season, while the effect of the nitrogen addition treatment was constant through time. These compositional responses were similar in magnitude to those seen in microbial enzyme activities and the surrounding plant community, but did not correspond to a consistent effect on leaf litter decomposition rate. Overall, these patterns indicate that, in this ecosystem, temporal variability in the composition of leaf litter microorganisms largely surpasses that expected in a short-term global change experiment. Thus, as for plant communities, future microbial communities will likely be determined by the interplay between rapid, local background variability and slower, global changes.","container-title":"The ISME Journal","DOI":"10.1038/ismej.2015.58","ISSN":"1751-7370","issue":"11","journalAbbreviation":"ISME J","language":"en","license":"2015 International Society for Microbial Ecology","note":"number: 11\npublisher: Nature Publishing Group","page":"2477-2489","source":"www.nature.com","title":"Temporal variation overshadows the response of leaf litter microbial communities to simulated global change","volume":"9","author":[{"family":"Matulich","given":"Kristin L."},{"family":"Weihe","given":"Claudia"},{"family":"Allison","given":"Steven D."},{"family":"Amend","given":"Anthony S."},{"family":"Berlemont","given":"Renaud"},{"family":"Goulden","given":"Michael L."},{"family":"Kimball","given":"Sarah"},{"family":"Martiny","given":"Adam C."},{"family":"Martiny","given":"Jennifer BH"}],"issued":{"date-parts":[["2015",11]]}}},{"id":20605,"uris":["http://zotero.org/users/9539750/items/W65FGMMA"],"itemData":{"id":20605,"type":"article-journal","container-title":"Scientific Reports","DOI":"10.1038/srep07014","ISSN":"2045-2322","issue":"1","journalAbbreviation":"Sci Rep","language":"en","page":"7014","source":"DOI.org (Crossref)","title":"Uncoupling of microbial community structure and function in decomposing litter across beech forest ecosystems in Central Europe","volume":"4","author":[{"family":"Purahong","given":"Witoon"},{"family":"Schloter","given":"Michael"},{"family":"Pecyna","given":"Marek J."},{"family":"Kapturska","given":"Danuta"},{"family":"Däumlich","given":"Veronika"},{"family":"Mital","given":"Sanchit"},{"family":"Buscot","given":"François"},{"family":"Hofrichter","given":"Martin"},{"family":"Gutknecht","given":"Jessica L. M."},{"family":"Krüger","given":"Dirk"}],"issued":{"date-parts":[["2014",11,12]]}}},{"id":22428,"uris":["http://zotero.org/users/9539750/items/5G5SR9HQ"],"itemData":{"id":22428,"type":"article-journal","abstract":"Microbial life in soil is fueled by dissolved organic matter (DOM) that leaches from the litter layer. It is well known that decomposer communities adapt to the available litter source, but it remains unclear if they functionally compete or synergistically address different litter types. Therefore, we decomposed beech, oak, pine and grass litter from two geologically distinct sites in a lab-scale decomposition experiment. We performed a correlative network analysis on the results of direct infusion HR-MS DOM analysis and cross-validated functional predictions from 16S rRNA gene amplicon sequencing and with DOM and metaproteomic analyses. Here we show that many functions are redundantly distributed within decomposer communities and that their relative expression is rapidly optimized to address litter-specific properties. However, community changes are likely forced by antagonistic mechanisms as we identified several natural antibiotics in DOM. As a consequence, the decomposer community is specializing towards the litter source and the state of decomposition (community divergence) but showing similar litter metabolomes (metabolome convergence). Our multi-omics-based results highlight that DOM not only fuels microbial life, but it additionally holds meta-metabolomic information on the functioning of ecosystems.","container-title":"Scientific Reports","DOI":"10.1038/s41598-022-11485-1","ISSN":"2045-2322","issue":"1","journalAbbreviation":"Sci Rep","language":"en","license":"2022 The Author(s)","note":"publisher: Nature Publishing Group","page":"7451","source":"www.nature.com","title":"Microbial community functioning during plant litter decomposition","volume":"12","author":[{"family":"Schroeter","given":"Simon A."},{"family":"Eveillard","given":"Damien"},{"family":"Chaffron","given":"Samuel"},{"family":"Zoppi","given":"Johanna"},{"family":"Kampe","given":"Bernd"},{"family":"Lohmann","given":"Patrick"},{"family":"Jehmlich","given":"Nico"},{"family":"Bergen","given":"Martin","non-dropping-particle":"von"},{"family":"Sanchez-Arcos","given":"Carlos"},{"family":"Pohnert","given":"Georg"},{"family":"Taubert","given":"Martin"},{"family":"Küsel","given":"Kirsten"},{"family":"Gleixner","given":"Gerd"}],"issued":{"date-parts":[["2022",5,6]]}}}],"schema":"https://github.com/citation-style-language/schema/raw/master/csl-citation.json"} </w:instrText>
      </w:r>
      <w:r w:rsidR="00664D87">
        <w:fldChar w:fldCharType="separate"/>
      </w:r>
      <w:r w:rsidR="00664D87" w:rsidRPr="00664D87">
        <w:t>(46, 55, 56)</w:t>
      </w:r>
      <w:r w:rsidR="00664D87">
        <w:fldChar w:fldCharType="end"/>
      </w:r>
      <w:r w:rsidRPr="008D52F2">
        <w:t>. Microbial community functioning tends to respond less to environmental perturbations in microbial communities with prior exposure to these perturbations</w:t>
      </w:r>
      <w:r w:rsidR="00664D87">
        <w:t xml:space="preserve"> </w:t>
      </w:r>
      <w:r w:rsidR="00664D87">
        <w:fldChar w:fldCharType="begin"/>
      </w:r>
      <w:r w:rsidR="00E166F8">
        <w:instrText xml:space="preserve"> ADDIN ZOTERO_ITEM CSL_CITATION {"citationID":"oo1LcqAx","properties":{"formattedCitation":"(9, 57, 58)","plainCitation":"(9, 57, 58)","noteIndex":0},"citationItems":[{"id":47,"uris":["http://zotero.org/users/9539750/items/2DNXZ5SL"],"itemData":{"id":47,"type":"article-journal","abstract":"Global climate models predict a future of increased severity of drought in many tropical forests. Soil microbes are central to the balance of these systems as sources or sinks of atmospheric carbon (C), yet how they respond metabolically to drought is not well-understood. We simulated drought in the typically aseasonal Luquillo Experimental Forest, Puerto Rico, by intercepting precipitation falling through the forest canopy. This approach reduced soil moisture by 13% and water potential by 0.14 MPa (from -0.2 to -0.34). Previous results from this experiment have demonstrated that the diversity and composition of these soil microbial communities are sensitive to even small changes in soil water. Here, we show prolonged drought significantly alters the functional potential of the community and provokes a clear osmotic stress response, including the production of compatible solutes that increase intracellular C demand. Subsequently, a microbial population emerges with a greater capacity for extracellular enzyme production targeting macromolecular carbon. Significantly, some of these drought-induced functional shifts in the soil microbiota are attenuated by prior exposure to a short-term drought suggesting that acclimation may occur despite a lack of longer-term drought history.","container-title":"Frontiers in Microbiology","ISSN":"1664-302X","source":"Frontiers","title":"Belowground Response to Drought in a Tropical Forest Soil. I. Changes in Microbial Functional Potential and Metabolism","URL":"https://www.frontiersin.org/articles/10.3389/fmicb.2016.00525","volume":"7","author":[{"family":"Bouskill","given":"Nicholas J."},{"family":"Wood","given":"Tana E."},{"family":"Baran","given":"Richard"},{"family":"Ye","given":"Zaw"},{"family":"Bowen","given":"Benjamin P."},{"family":"Lim","given":"HsiaoChien"},{"family":"Zhou","given":"Jizhong"},{"family":"Nostrand","given":"Joy D. Van"},{"family":"Nico","given":"Peter"},{"family":"Northen","given":"Trent R."},{"family":"Silver","given":"Whendee L."},{"family":"Brodie","given":"Eoin L."}],"accessed":{"date-parts":[["2023",1,10]]},"issued":{"date-parts":[["2016"]]}}},{"id":1,"uris":["http://zotero.org/users/9539750/items/LQXTW7RY"],"itemData":{"id":1,"type":"article-journal","abstract":"Climate models project that precipitation patterns will likely intensify in the future, resulting in increased duration of droughts and increased frequency of large soil rewetting events, which are stressful to the microorganisms that drive soil biogeochemical cycling. Historical conditions can affect contemporary microbial responses to environmental factors through the persistence of abiotic changes or through the selection of a more tolerant microbial community. We examined how a history of intensified rainfall would alter microbial functional response to drying and rewetting events, whether this historical legacy was mediated through altered microbial community composition, and how long community and functional legacies persisted under similar conditions. We collected soils from a long-term field manipulation (Rainfall Manipulation Plot Study) in Kansas, USA, where rainfall variability was experimentally amplified. We measured respiration, microbial biomass, fungal:bacterial ratios and bacterial community composition after collecting soils from the field experiment, and after subjecting them to a series of drying–rewetting pulses in the lab. Although rainfall history affected respiration and microbial biomass, the differences between field treatments did not persist throughout our 115-day drying–rewetting incubation. However, soils accustomed to more extreme rainfall did change less in response to lab moisture pulses. In contrast, bacterial community composition did not differ between rainfall manipulation treatments, but became more dissimilar in response to drying–rewetting pulses depending on their previous field conditions. Our results suggest that environmental history can affect contemporary rates of biogeochemical processes both through changes in abiotic drivers and through changes in microbial community structure. However, the extremity of the disturbance and the mechanism through which historical legacies occur may influence how long they persist, which determines the importance of these effects for biogeochemical cycling.","container-title":"Biogeochemistry","DOI":"10.1007/s10533-011-9638-3","ISSN":"1573-515X","issue":"1","journalAbbreviation":"Biogeochemistry","language":"en","note":"number: 1","page":"101-116","source":"Springer Link","title":"Soil microbial community response to drying and rewetting stress: does historical precipitation regime matter?","title-short":"Soil microbial community response to drying and rewetting stress","volume":"109","author":[{"family":"Evans","given":"Sarah"},{"family":"Wallenstein","given":"Matthew"}],"issued":{"date-parts":[["2012",7,1]]}}},{"id":21657,"uris":["http://zotero.org/users/9539750/items/9FYSB6S3"],"itemData":{"id":21657,"type":"article-journal","abstract":"Abstract\n            Climate change alters frequencies and intensities of soil drying-rewetting and freezing-thawing cycles. These fluctuations affect soil water availability, a crucial driver of soil microbial activity. While these fluctuations are leaving imprints on soil microbiome structures, the question remains if the legacy of one type of weather fluctuation (e.g., drying-rewetting) affects the community response to the other (e.g., freezing-thawing). As both phenomenons give similar water availability fluctuations, we hypothesized that freezing-thawing and drying-rewetting cycles have similar effects on the soil microbiome. We tested this hypothesis by establishing targeted microcosm experiments. We created a legacy by exposing soil samples to a freezing-thawing or drying-rewetting cycle (phase 1), followed by an additional drying-rewetting or freezing-thawing cycle (phase 2). We measured soil respiration and analyzed soil microbiome structures. Across experiments, larger CO2 pulses and changes in microbiome structures were observed after rewetting than thawing. Drying-rewetting legacy affected the microbiome and CO2 emissions upon the following freezing-thawing cycle. Conversely, freezing-thawing legacy did not affect the microbial response to the drying-rewetting cycle. Our results suggest that drying-rewetting cycles have stronger effects on soil microbial communities and CO2 production than freezing-thawing cycles and that this pattern is mediated by sustained changes in soil microbiome structures.","container-title":"The ISME Journal","DOI":"10.1038/s41396-020-00844-3","ISSN":"1751-7362, 1751-7370","issue":"4","language":"en","license":"https://creativecommons.org/licenses/by/4.0/","page":"1207-1221","source":"DOI.org (Crossref)","title":"Soil microbial legacies differ following drying-rewetting and freezing-thawing cycles","volume":"15","author":[{"family":"Meisner","given":"Annelein"},{"family":"Snoek","given":"Basten L"},{"family":"Nesme","given":"Joseph"},{"family":"Dent","given":"Elizabeth"},{"family":"Jacquiod","given":"Samuel"},{"family":"Classen","given":"Aimée T"},{"family":"Priemé","given":"Anders"}],"issued":{"date-parts":[["2021",4,1]]}}}],"schema":"https://github.com/citation-style-language/schema/raw/master/csl-citation.json"} </w:instrText>
      </w:r>
      <w:r w:rsidR="00664D87">
        <w:fldChar w:fldCharType="separate"/>
      </w:r>
      <w:r w:rsidR="00E166F8" w:rsidRPr="00E166F8">
        <w:t>(9, 57, 58)</w:t>
      </w:r>
      <w:r w:rsidR="00664D87">
        <w:fldChar w:fldCharType="end"/>
      </w:r>
      <w:r w:rsidRPr="008D52F2">
        <w:t xml:space="preserve">. This </w:t>
      </w:r>
      <w:r w:rsidR="000D19BA" w:rsidRPr="008D52F2">
        <w:t xml:space="preserve">functional </w:t>
      </w:r>
      <w:r w:rsidRPr="008D52F2">
        <w:t>resistance can be attributed to changes in community composition, such as increases in relative abundance of taxa that are less sensitive to drought</w:t>
      </w:r>
      <w:r w:rsidR="00E166F8">
        <w:t xml:space="preserve"> </w:t>
      </w:r>
      <w:r w:rsidR="00E166F8">
        <w:fldChar w:fldCharType="begin"/>
      </w:r>
      <w:r w:rsidR="00E166F8">
        <w:instrText xml:space="preserve"> ADDIN ZOTERO_ITEM CSL_CITATION {"citationID":"OdgzBOzZ","properties":{"formattedCitation":"(57\\uc0\\u8211{}60)","plainCitation":"(57–60)","noteIndex":0},"citationItems":[{"id":1,"uris":["http://zotero.org/users/9539750/items/LQXTW7RY"],"itemData":{"id":1,"type":"article-journal","abstract":"Climate models project that precipitation patterns will likely intensify in the future, resulting in increased duration of droughts and increased frequency of large soil rewetting events, which are stressful to the microorganisms that drive soil biogeochemical cycling. Historical conditions can affect contemporary microbial responses to environmental factors through the persistence of abiotic changes or through the selection of a more tolerant microbial community. We examined how a history of intensified rainfall would alter microbial functional response to drying and rewetting events, whether this historical legacy was mediated through altered microbial community composition, and how long community and functional legacies persisted under similar conditions. We collected soils from a long-term field manipulation (Rainfall Manipulation Plot Study) in Kansas, USA, where rainfall variability was experimentally amplified. We measured respiration, microbial biomass, fungal:bacterial ratios and bacterial community composition after collecting soils from the field experiment, and after subjecting them to a series of drying–rewetting pulses in the lab. Although rainfall history affected respiration and microbial biomass, the differences between field treatments did not persist throughout our 115-day drying–rewetting incubation. However, soils accustomed to more extreme rainfall did change less in response to lab moisture pulses. In contrast, bacterial community composition did not differ between rainfall manipulation treatments, but became more dissimilar in response to drying–rewetting pulses depending on their previous field conditions. Our results suggest that environmental history can affect contemporary rates of biogeochemical processes both through changes in abiotic drivers and through changes in microbial community structure. However, the extremity of the disturbance and the mechanism through which historical legacies occur may influence how long they persist, which determines the importance of these effects for biogeochemical cycling.","container-title":"Biogeochemistry","DOI":"10.1007/s10533-011-9638-3","ISSN":"1573-515X","issue":"1","journalAbbreviation":"Biogeochemistry","language":"en","note":"number: 1","page":"101-116","source":"Springer Link","title":"Soil microbial community response to drying and rewetting stress: does historical precipitation regime matter?","title-short":"Soil microbial community response to drying and rewetting stress","volume":"109","author":[{"family":"Evans","given":"Sarah"},{"family":"Wallenstein","given":"Matthew"}],"issued":{"date-parts":[["2012",7,1]]}}},{"id":21657,"uris":["http://zotero.org/users/9539750/items/9FYSB6S3"],"itemData":{"id":21657,"type":"article-journal","abstract":"Abstract\n            Climate change alters frequencies and intensities of soil drying-rewetting and freezing-thawing cycles. These fluctuations affect soil water availability, a crucial driver of soil microbial activity. While these fluctuations are leaving imprints on soil microbiome structures, the question remains if the legacy of one type of weather fluctuation (e.g., drying-rewetting) affects the community response to the other (e.g., freezing-thawing). As both phenomenons give similar water availability fluctuations, we hypothesized that freezing-thawing and drying-rewetting cycles have similar effects on the soil microbiome. We tested this hypothesis by establishing targeted microcosm experiments. We created a legacy by exposing soil samples to a freezing-thawing or drying-rewetting cycle (phase 1), followed by an additional drying-rewetting or freezing-thawing cycle (phase 2). We measured soil respiration and analyzed soil microbiome structures. Across experiments, larger CO2 pulses and changes in microbiome structures were observed after rewetting than thawing. Drying-rewetting legacy affected the microbiome and CO2 emissions upon the following freezing-thawing cycle. Conversely, freezing-thawing legacy did not affect the microbial response to the drying-rewetting cycle. Our results suggest that drying-rewetting cycles have stronger effects on soil microbial communities and CO2 production than freezing-thawing cycles and that this pattern is mediated by sustained changes in soil microbiome structures.","container-title":"The ISME Journal","DOI":"10.1038/s41396-020-00844-3","ISSN":"1751-7362, 1751-7370","issue":"4","language":"en","license":"https://creativecommons.org/licenses/by/4.0/","page":"1207-1221","source":"DOI.org (Crossref)","title":"Soil microbial legacies differ following drying-rewetting and freezing-thawing cycles","volume":"15","author":[{"family":"Meisner","given":"Annelein"},{"family":"Snoek","given":"Basten L"},{"family":"Nesme","given":"Joseph"},{"family":"Dent","given":"Elizabeth"},{"family":"Jacquiod","given":"Samuel"},{"family":"Classen","given":"Aimée T"},{"family":"Priemé","given":"Anders"}],"issued":{"date-parts":[["2021",4,1]]}}},{"id":24402,"uris":["http://zotero.org/users/9539750/items/95HPMJN9"],"itemData":{"id":24402,"type":"article-journal","abstract":"Abstract\n            Global climate models project a decrease in the magnitude of precipitation in tropical regions. Changes in rainfall patterns have important implications for the moisture content and redox status of tropical soils, yet little is known about how these changes may affect microbial community structure. Specifically, does exposure to prior stress confer increased resistance to subsequent perturbation? Here we reduced the quantity of precipitation throughfall to tropical forest soils in the Luquillo Mountains, Puerto Rico. Treatments included newly established throughfall exclusion plots (de novo excluded), plots undergoing reduction for a second time (pre-excluded) and ambient control plots. Ten months of throughfall exclusion led to a small but statistically significant decline in soil water potential and bacterial populations clearly adapted to increased osmotic stress. Although the water potential decline was small and microbial biomass did not change, phylogenetic diversity in the de novo-excluded plots decreased by </w:instrText>
      </w:r>
      <w:r w:rsidR="00E166F8">
        <w:rPr>
          <w:rFonts w:ascii="Cambria Math" w:hAnsi="Cambria Math" w:cs="Cambria Math"/>
        </w:rPr>
        <w:instrText>∼</w:instrText>
      </w:r>
      <w:r w:rsidR="00E166F8">
        <w:instrText xml:space="preserve">40% compared with the control plots, yet pre-excluded plots showed no significant change. On the other hand, the relative abundances of bacterial taxa in both the de novo-excluded and pre-excluded plots changed significantly with throughfall exclusion compared with control plots. Changes in bacterial community structure could be explained by changes in soil pore water chemistry and suggested changes in soil redox. Soluble iron declined in treatment plots and was correlated with decreased soluble phosphorus concentrations, which may have significant implications for microbial productivity in these P-limited systems.","container-title":"The ISME Journal","DOI":"10.1038/ismej.2012.113","ISSN":"1751-7362, 1751-7370","issue":"2","language":"en","license":"https://academic.oup.com/pages/standard-publication-reuse-rights","page":"384-394","source":"DOI.org (Crossref)","title":"Pre-exposure to drought increases the resistance of tropical forest soil bacterial communities to extended drought","volume":"7","author":[{"family":"Bouskill","given":"Nicholas J"},{"family":"Lim","given":"Hsiao Chien"},{"family":"Borglin","given":"Sharon"},{"family":"Salve","given":"Rohit"},{"family":"Wood","given":"Tana E"},{"family":"Silver","given":"Whendee L"},{"family":"Brodie","given":"Eoin L"}],"issued":{"date-parts":[["2013",2,1]]}}},{"id":183,"uris":["http://zotero.org/users/9539750/items/EDIPMPLC"],"itemData":{"id":183,"type":"article-journal","container-title":"Ecology Letters","DOI":"10.1111/ele.12206","page":"155-164","title":"Climate change alters ecological strategies of soil bacteria","volume":"17","author":[{"family":"Evans","given":"Sarah"},{"family":"Wallenstein","given":"Matthew"}],"issued":{"date-parts":[["2014"]]}}}],"schema":"https://github.com/citation-style-language/schema/raw/master/csl-citation.json"} </w:instrText>
      </w:r>
      <w:r w:rsidR="00E166F8">
        <w:fldChar w:fldCharType="separate"/>
      </w:r>
      <w:r w:rsidR="00E166F8" w:rsidRPr="00E166F8">
        <w:t>(57–60)</w:t>
      </w:r>
      <w:r w:rsidR="00E166F8">
        <w:fldChar w:fldCharType="end"/>
      </w:r>
      <w:r w:rsidRPr="008D52F2">
        <w:t xml:space="preserve"> that can maintain the same function</w:t>
      </w:r>
      <w:r w:rsidR="00E166F8">
        <w:t xml:space="preserve"> </w:t>
      </w:r>
      <w:r w:rsidR="00E166F8">
        <w:fldChar w:fldCharType="begin"/>
      </w:r>
      <w:r w:rsidR="00E166F8">
        <w:instrText xml:space="preserve"> ADDIN ZOTERO_ITEM CSL_CITATION {"citationID":"Fl0dzcdS","properties":{"formattedCitation":"(31)","plainCitation":"(31)","noteIndex":0},"citationItems":[{"id":24363,"uris":["http://zotero.org/users/9539750/items/339L4A5N"],"itemData":{"id":24363,"type":"article-journal","abstract":"Microbes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E166F8">
        <w:fldChar w:fldCharType="separate"/>
      </w:r>
      <w:r w:rsidR="00E166F8" w:rsidRPr="00E166F8">
        <w:t>(31)</w:t>
      </w:r>
      <w:r w:rsidR="00E166F8">
        <w:fldChar w:fldCharType="end"/>
      </w:r>
      <w:r w:rsidRPr="008D52F2">
        <w:t xml:space="preserve">. While </w:t>
      </w:r>
      <w:r w:rsidR="000D19BA" w:rsidRPr="008D52F2">
        <w:t xml:space="preserve">some </w:t>
      </w:r>
      <w:r w:rsidRPr="008D52F2">
        <w:t xml:space="preserve">bacterial populations that were enriched under drought in this same field experiment showed a </w:t>
      </w:r>
      <w:r w:rsidR="000D19BA" w:rsidRPr="008D52F2">
        <w:t xml:space="preserve">gene-level </w:t>
      </w:r>
      <w:r w:rsidRPr="008D52F2">
        <w:t xml:space="preserve">tradeoff between drought tolerance and </w:t>
      </w:r>
      <w:r w:rsidR="000D19BA" w:rsidRPr="008D52F2">
        <w:t xml:space="preserve">resource acquisition traits </w:t>
      </w:r>
      <w:r w:rsidRPr="008D52F2">
        <w:t xml:space="preserve">such that the number of CAZyme genes decreased under drought, </w:t>
      </w:r>
      <w:r w:rsidR="000D19BA" w:rsidRPr="008D52F2">
        <w:t>other</w:t>
      </w:r>
      <w:r w:rsidRPr="008D52F2">
        <w:t xml:space="preserve"> populations enriched under drought continued to maintain high numbers of CAZyme genes</w:t>
      </w:r>
      <w:r w:rsidR="00E166F8">
        <w:t xml:space="preserve"> </w:t>
      </w:r>
      <w:r w:rsidR="00E166F8">
        <w:fldChar w:fldCharType="begin"/>
      </w:r>
      <w:r w:rsidR="00E166F8">
        <w:instrText xml:space="preserve"> ADDIN ZOTERO_ITEM CSL_CITATION {"citationID":"s7Rti95y","properties":{"formattedCitation":"(31)","plainCitation":"(31)","noteIndex":0},"citationItems":[{"id":24363,"uris":["http://zotero.org/users/9539750/items/339L4A5N"],"itemData":{"id":24363,"type":"article-journal","abstract":"Microbes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E166F8">
        <w:fldChar w:fldCharType="separate"/>
      </w:r>
      <w:r w:rsidR="00E166F8" w:rsidRPr="00E166F8">
        <w:t>(31)</w:t>
      </w:r>
      <w:r w:rsidR="00E166F8">
        <w:fldChar w:fldCharType="end"/>
      </w:r>
      <w:r w:rsidRPr="008D52F2">
        <w:t>. Compensatory growth of functionally redundant taxa allows for microbial communities to maintain function in the face of environmental perturbations</w:t>
      </w:r>
      <w:r w:rsidR="00E166F8">
        <w:t xml:space="preserve"> </w:t>
      </w:r>
      <w:r w:rsidR="00E166F8">
        <w:fldChar w:fldCharType="begin"/>
      </w:r>
      <w:r w:rsidR="00E166F8">
        <w:instrText xml:space="preserve"> ADDIN ZOTERO_ITEM CSL_CITATION {"citationID":"VAaGWEFq","properties":{"formattedCitation":"(61)","plainCitation":"(61)","noteIndex":0},"citationItems":[{"id":22324,"uris":["http://zotero.org/users/9539750/items/I34SB87B"],"itemData":{"id":22324,"type":"chapter","container-title":"Biodiversity in Ecosystems - Linking Structure and Function","ISBN":"978-953-51-2028-5","language":"en","note":"DOI: 10.5772/58981","page":"29-49","publisher":"InTech","source":"DOI.org (Crossref)","title":"Functional Redundancy and Ecosystem Function — The Soil Microbiota as a Case Study","URL":"http://www.intechopen.com/books/biodiversity-in-ecosystems-linking-structure-and-function/functional-redundancy-and-ecosystem-function-the-soil-microbiota-as-a-case-study","editor":[{"family":"Lo","given":"Yueh-Hsin"},{"family":"Blanco","given":"Juan A."},{"family":"Roy","given":"Shovonlal"}],"author":[{"family":"Jurburg","given":"Stephanie D."},{"family":"Salles","given":"Joana Falcão"}],"accessed":{"date-parts":[["2025",3,8]]},"issued":{"date-parts":[["2015",4,17]]}}}],"schema":"https://github.com/citation-style-language/schema/raw/master/csl-citation.json"} </w:instrText>
      </w:r>
      <w:r w:rsidR="00E166F8">
        <w:fldChar w:fldCharType="separate"/>
      </w:r>
      <w:r w:rsidR="00E166F8" w:rsidRPr="00E166F8">
        <w:t>(61)</w:t>
      </w:r>
      <w:r w:rsidR="00E166F8">
        <w:fldChar w:fldCharType="end"/>
      </w:r>
      <w:r w:rsidRPr="008D52F2">
        <w:t>. Because CAZyme gene abundance for most substrates remained unchanged under drought (Figure 2, Table S1) despite changes in community composition under drought in this field experiment</w:t>
      </w:r>
      <w:r w:rsidR="00E166F8">
        <w:t xml:space="preserve"> </w:t>
      </w:r>
      <w:r w:rsidR="00E166F8">
        <w:fldChar w:fldCharType="begin"/>
      </w:r>
      <w:r w:rsidR="00E166F8">
        <w:instrText xml:space="preserve"> ADDIN ZOTERO_ITEM CSL_CITATION {"citationID":"lGABKeDl","properties":{"formattedCitation":"(13, 15, 25, 53)","plainCitation":"(13, 15, 25, 53)","noteIndex":0},"citationItems":[{"id":29,"uris":["http://zotero.org/users/9539750/items/6LSFTCF6"],"itemData":{"id":29,"type":"article-journal","abstract":"Rates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H."}],"issued":{"date-parts":[["2013"]]}}},{"id":31,"uris":["http://zotero.org/users/9539750/items/XW9JTKVJ"],"itemData":{"id":31,"type":"article-journal","abstract":"Microbial enzymes play a fundamental role in ecosystem processes and nutrient mineralization. Therefore understanding enzyme responses to anthropogenic environmental change is important for predicting ecosystem function in the future. In a previous study, we used a reciprocal transplant design to examine the direct and indirect effects of drought and nitrogen (N) fertilization on litter decomposition in a southern California grassland. This work showed direct and indirect negative effects of drought on decomposition, and faster decomposition by N-adapted microbial communities in N-fertilized plots than in non-fertilized plots. Here we measured microbial biomass and the activities of nine extracellular enzymes to examine the microbial and enzymatic mechanisms underlying litter decomposition responses to drought and N. We hypothesized that changes in fungal biomass and potential extracellular enzyme activity (EEA) would relate directly to litter decomposition responses. We also predicted that fungal biomass would dominate the microbial community in our semi-arid study site. However, we found that the microbial community was dominated by bacterial biomass, and that bacteria responded negatively to drought treatment. In contrast to patterns in decomposition, fungal biomass and most potential EEA increased in direct response to drought treatment. Potential EEA was also decoupled from the decomposition response to N treatment. These results suggest that drought and N alter the efficiencies of EEA, defined as the mass of target substrate lost per unit potential EEA. Enzyme efficiencies declined with drought treatment, possibly because reduced water availability increased enzyme immobilization and reduced diffusion rates. In the N experiment, the efficiencies of β-glucosidase, β-xylosidase, and polyphenol oxidase were greater when microbes were transplanted into environments from which they originated. This increase in enzymatic efficiency suggests that microbial enzymes may adapt to their local environment. Overall, our results indicate that drought and N addition may have predictable impacts on the efficiencies of extracellular enzymes, providing a means of linking enzyme potentials with in-situ activities.","container-title":"Soil Biology and Biochemistry","DOI":"10.1016/j.soilbio.2013.03.034","ISSN":"0038-0717","journalAbbreviation":"Soil Biology and Biochemistry","language":"en","page":"68-79","source":"ScienceDirect","title":"Microbial enzymatic responses to drought and to nitrogen addition in a southern California grassland","volume":"64","author":[{"family":"Alster","given":"Charlotte J."},{"family":"German","given":"Donovan P."},{"family":"Lu","given":"Ying"},{"family":"Allison","given":"Steven D."}],"issued":{"date-parts":[["2013",9,1]]}}},{"id":32,"uris":["http://zotero.org/users/9539750/items/BHE9AWEF"],"itemData":{"id":32,"type":"article-journal","abstract":"Terrestrial ecosystem models assume that microbial communities respond instantaneously, or are immediately resilient, to environmental change. Here we tested this assumption by quantifying the resilience of a leaf litter community to changes in precipitation or nitrogen availability. By manipulating composition within a global change experiment, we decoupled the legacies of abiotic parameters versus that of the microbial community itself. After one rainy season, more variation in fungal composition could be explained by the original microbial inoculum than the litterbag environment (18% versus 5.5% of total variation). This compositional legacy persisted for 3 years, when 6% of the variability in fungal composition was still explained by the microbial origin. In contrast, bacterial composition was generally more resilient than fungal composition. Microbial functioning (measured as decomposition rate) was not immediately resilient to the global change manipulations; decomposition depended on both the contemporary environment and rainfall the year prior. Finally, using metagenomic sequencing, we showed that changes in precipitation, but not nitrogen availability, altered the potential for bacterial carbohydrate degradation, suggesting why the functional consequences of the two experiments may have differed. Predictions of how terrestrial ecosystem processes respond to environmental change may thus be improved by considering the legacies of microbial communities.","container-title":"The ISME Journal","DOI":"10.1038/ismej.2016.122","ISSN":"1751-7370","issue":"2","journalAbbreviation":"ISME J","language":"en","license":"2017 The Author(s)","note":"number: 2\npublisher: Nature Publishing Group","page":"490-499","source":"www.nature.com","title":"Microbial legacies alter decomposition in response to simulated global change","volume":"11","author":[{"family":"Martiny","given":"Jennifer BH"},{"family":"Martiny","given":"Adam C."},{"family":"Weihe","given":"Claudia"},{"family":"Lu","given":"Ying"},{"family":"Berlemont","given":"Renaud"},{"family":"Brodie","given":"Eoin L."},{"family":"Goulden","given":"Michael L."},{"family":"Treseder","given":"Kathleen K."},{"family":"Allison","given":"Steven D."}],"issued":{"date-parts":[["2017",2]]}}},{"id":20,"uris":["http://zotero.org/users/9539750/items/IWRSDYIL"],"itemData":{"id":20,"type":"article-journal","abstract":"Global changes such as increased drought and atmospheric nitrogen deposition perturb both the microbial and plant communities that mediate terrestrial ecosystem functioning. However, few studies consider how microbial responses to global changes may be influenced by interactions with plant communities. To begin to address the role of microbial–plant interactions, we tested the hypothesis that the response of microbial communities to global change depends on the plant community. We characterized bacterial and fungal communities from 395 plant litter samples taken from the Loma Ridge Global Change Experiment, a decade-long global change experiment in Southern California that manipulates rainfall and nitrogen levels across two adjacent ecosystems, a grassland and a coastal sage scrubland. The differences in bacterial and fungal composition between ecosystems paralleled distinctions in plant community composition. In addition to the direct main effects, the global change treatments altered microbial composition in an ecosystem-dependent manner, in support of our hypothesis. The interaction between the drought treatment and ecosystem explained nearly 5% of the variation in bacterial community composition, similar to the variation explained by the ecosystem-independent effects of drought. Unexpectedly, we found that the main effect of drought was approximately four times as strong on bacterial composition as that of nitrogen addition, which did not alter fungal or plant composition. Overall, the findings underscore the importance of considering plant–microbe interactions when considering the transferability of the results of global change experiments across ecosystems.","container-title":"Elementa: Science of the Anthropocene","DOI":"10.1525/elementa.2021.00124","ISSN":"2325-1026","issue":"1","journalAbbreviation":"Elementa: Science of the Anthropocene","note":"number: 1","page":"00124","source":"Silverchair","title":"Microbial community response to a decade of simulated global changes depends on the plant community","volume":"9","author":[{"family":"Finks","given":"Sarai S."},{"family":"Weihe","given":"Claudia"},{"family":"Kimball","given":"Sarah"},{"family":"Allison","given":"Steven D."},{"family":"Martiny","given":"Adam C."},{"family":"Treseder","given":"Kathleen K."},{"family":"Martiny","given":"Jennifer B. H."}],"issued":{"date-parts":[["2021",2,18]]}}}],"schema":"https://github.com/citation-style-language/schema/raw/master/csl-citation.json"} </w:instrText>
      </w:r>
      <w:r w:rsidR="00E166F8">
        <w:fldChar w:fldCharType="separate"/>
      </w:r>
      <w:r w:rsidR="00E166F8" w:rsidRPr="00E166F8">
        <w:t>(13, 15, 25, 53)</w:t>
      </w:r>
      <w:r w:rsidR="00E166F8">
        <w:fldChar w:fldCharType="end"/>
      </w:r>
      <w:r w:rsidRPr="008D52F2">
        <w:t xml:space="preserve">, compensatory growth might have occurred as taxa that are resistant to either the direct effects of drought or drought-induced changes in litter chemistry increased in abundance to maintain </w:t>
      </w:r>
      <w:r w:rsidR="002F27A6" w:rsidRPr="008D52F2">
        <w:t>decomposition capabilities</w:t>
      </w:r>
      <w:r w:rsidRPr="008D52F2">
        <w:t>.</w:t>
      </w:r>
    </w:p>
    <w:p w14:paraId="6C026E22" w14:textId="77777777" w:rsidR="000D19BA" w:rsidRPr="008D52F2" w:rsidRDefault="000D19BA" w:rsidP="004F5140">
      <w:pPr>
        <w:jc w:val="both"/>
      </w:pPr>
    </w:p>
    <w:p w14:paraId="1BDE19C6" w14:textId="78B1E92A" w:rsidR="005B12DA" w:rsidRPr="008D52F2" w:rsidRDefault="00000000" w:rsidP="004F5140">
      <w:pPr>
        <w:jc w:val="both"/>
      </w:pPr>
      <w:r w:rsidRPr="008D52F2">
        <w:t xml:space="preserve">Functional resistance to precipitation manipulations </w:t>
      </w:r>
      <w:r w:rsidR="002A79B9" w:rsidRPr="008D52F2">
        <w:t xml:space="preserve">could be another explanation for maintenance of decomposition capabilities, as </w:t>
      </w:r>
      <w:r w:rsidRPr="008D52F2">
        <w:t>ha</w:t>
      </w:r>
      <w:r w:rsidR="002A79B9" w:rsidRPr="008D52F2">
        <w:t xml:space="preserve">s </w:t>
      </w:r>
      <w:r w:rsidRPr="008D52F2">
        <w:t>previously been observed in a grassland</w:t>
      </w:r>
      <w:r w:rsidR="00E166F8">
        <w:t xml:space="preserve"> </w:t>
      </w:r>
      <w:r w:rsidR="00E166F8">
        <w:fldChar w:fldCharType="begin"/>
      </w:r>
      <w:r w:rsidR="00E166F8">
        <w:instrText xml:space="preserve"> ADDIN ZOTERO_ITEM CSL_CITATION {"citationID":"PWC9KNNJ","properties":{"formattedCitation":"(62)","plainCitation":"(62)","noteIndex":0},"citationItems":[{"id":130,"uris":["http://zotero.org/users/9539750/items/4B3IMEE9"],"itemData":{"id":130,"type":"article-journal","abstract":"How soil microbial respiration responds to climate change can be constrained by historical climate. Understanding the duration of such legacy effects is key to determining how much they matter for projecting future ecosystem carbon cycling. Here, we tested whether extreme changes in rainfall could overcome constraints imposed by historical rainfall on how soil respiration responds to moisture. We predicted that larger shifts in rainfall regime would alter the magnitude or sensitivity (slope) of the respiration response to moisture compared to smaller changes in rainfall relative to historical conditions. Over 4.5 years, we imposed rain treatments ranging from extreme dry to extreme wet conditions that varied by ~400%, as well as ambient and historical mean rainfall controls. Rain treatments were applied to shortgrass or tallgrass vegetation that represented lower and higher biomass inputs, respectively, to test how shifts in soil resources might affect respiration moisture responses. We found high resistance to altered rainfall in the field, with persistent legacies indicated by no change in the respiration response to moisture among treatment and control rain treatments. The intrinsic respiration response to moisture under controlled laboratory conditions was also unaffected by field rain treatments. In response to field vegetation treatment, there was 10–30% more soil respiration in tallgrass compared to shortgrass that was paralleled by an increase in soil dissolved organic carbon, but no change in moisture sensitivity consistent with independent resource and climate effects. Soil bacteria and fungi were unchanged across all treatments and were largely generalists, suggesting high community as well as functional resistance to change. Climate legacies on soil microbial communities have the potential to modify our expectations for the rate of acclimation and adaptation to altered climate conditions.","container-title":"Soil Biology and Biochemistry","DOI":"10.1016/j.soilbio.2020.107752","ISSN":"0038-0717","journalAbbreviation":"Soil Biology and Biochemistry","language":"en","page":"107752","source":"ScienceDirect","title":"Historical climate legacies on soil respiration persist despite extreme changes in rainfall","volume":"143","author":[{"family":"Hawkes","given":"Christine V."},{"family":"Shinada","given":"Mio"},{"family":"Kivlin","given":"Stephanie N."}],"issued":{"date-parts":[["2020",4,1]]}}}],"schema":"https://github.com/citation-style-language/schema/raw/master/csl-citation.json"} </w:instrText>
      </w:r>
      <w:r w:rsidR="00E166F8">
        <w:fldChar w:fldCharType="separate"/>
      </w:r>
      <w:r w:rsidR="00E166F8" w:rsidRPr="00E166F8">
        <w:t>(62)</w:t>
      </w:r>
      <w:r w:rsidR="00E166F8">
        <w:fldChar w:fldCharType="end"/>
      </w:r>
      <w:r w:rsidRPr="008D52F2">
        <w:t xml:space="preserve"> and a tropical rainforest</w:t>
      </w:r>
      <w:r w:rsidR="00E166F8">
        <w:t xml:space="preserve"> </w:t>
      </w:r>
      <w:r w:rsidR="00E166F8">
        <w:fldChar w:fldCharType="begin"/>
      </w:r>
      <w:r w:rsidR="0018166F">
        <w:instrText xml:space="preserve"> ADDIN ZOTERO_ITEM CSL_CITATION {"citationID":"iKG8tCPg","properties":{"formattedCitation":"(9, 59)","plainCitation":"(9, 59)","noteIndex":0},"citationItems":[{"id":47,"uris":["http://zotero.org/users/9539750/items/2DNXZ5SL"],"itemData":{"id":47,"type":"article-journal","abstract":"Global climate models predict a future of increased severity of drought in many tropical forests. Soil microbes are central to the balance of these systems as sources or sinks of atmospheric carbon (C), yet how they respond metabolically to drought is not well-understood. We simulated drought in the typically aseasonal Luquillo Experimental Forest, Puerto Rico, by intercepting precipitation falling through the forest canopy. This approach reduced soil moisture by 13% and water potential by 0.14 MPa (from -0.2 to -0.34). Previous results from this experiment have demonstrated that the diversity and composition of these soil microbial communities are sensitive to even small changes in soil water. Here, we show prolonged drought significantly alters the functional potential of the community and provokes a clear osmotic stress response, including the production of compatible solutes that increase intracellular C demand. Subsequently, a microbial population emerges with a greater capacity for extracellular enzyme production targeting macromolecular carbon. Significantly, some of these drought-induced functional shifts in the soil microbiota are attenuated by prior exposure to a short-term drought suggesting that acclimation may occur despite a lack of longer-term drought history.","container-title":"Frontiers in Microbiology","ISSN":"1664-302X","source":"Frontiers","title":"Belowground Response to Drought in a Tropical Forest Soil. I. Changes in Microbial Functional Potential and Metabolism","URL":"https://www.frontiersin.org/articles/10.3389/fmicb.2016.00525","volume":"7","author":[{"family":"Bouskill","given":"Nicholas J."},{"family":"Wood","given":"Tana E."},{"family":"Baran","given":"Richard"},{"family":"Ye","given":"Zaw"},{"family":"Bowen","given":"Benjamin P."},{"family":"Lim","given":"HsiaoChien"},{"family":"Zhou","given":"Jizhong"},{"family":"Nostrand","given":"Joy D. Van"},{"family":"Nico","given":"Peter"},{"family":"Northen","given":"Trent R."},{"family":"Silver","given":"Whendee L."},{"family":"Brodie","given":"Eoin L."}],"accessed":{"date-parts":[["2023",1,10]]},"issued":{"date-parts":[["2016"]]}}},{"id":24402,"uris":["http://zotero.org/users/9539750/items/95HPMJN9"],"itemData":{"id":24402,"type":"article-journal","abstract":"Abstract\n            Global climate models project a decrease in the magnitude of precipitation in tropical regions. Changes in rainfall patterns have important implications for the moisture content and redox status of tropical soils, yet little is known about how these changes may affect microbial community structure. Specifically, does exposure to prior stress confer increased resistance to subsequent perturbation? Here we reduced the quantity of precipitation throughfall to tropical forest soils in the Luquillo Mountains, Puerto Rico. Treatments included newly established throughfall exclusion plots (de novo excluded), plots undergoing reduction for a second time (pre-excluded) and ambient control plots. Ten months of throughfall exclusion led to a small but statistically significant decline in soil water potential and bacterial populations clearly adapted to increased osmotic stress. Although the water potential decline was small and microbial biomass did not change, phylogenetic diversity in the de novo-excluded plots decreased by </w:instrText>
      </w:r>
      <w:r w:rsidR="0018166F">
        <w:rPr>
          <w:rFonts w:ascii="Cambria Math" w:hAnsi="Cambria Math" w:cs="Cambria Math"/>
        </w:rPr>
        <w:instrText>∼</w:instrText>
      </w:r>
      <w:r w:rsidR="0018166F">
        <w:instrText xml:space="preserve">40% compared with the control plots, yet pre-excluded plots showed no significant change. On the other hand, the relative abundances of bacterial taxa in both the de novo-excluded and pre-excluded plots changed significantly with throughfall exclusion compared with control plots. Changes in bacterial community structure could be explained by changes in soil pore water chemistry and suggested changes in soil redox. Soluble iron declined in treatment plots and was correlated with decreased soluble phosphorus concentrations, which may have significant implications for microbial productivity in these P-limited systems.","container-title":"The ISME Journal","DOI":"10.1038/ismej.2012.113","ISSN":"1751-7362, 1751-7370","issue":"2","language":"en","license":"https://academic.oup.com/pages/standard-publication-reuse-rights","page":"384-394","source":"DOI.org (Crossref)","title":"Pre-exposure to drought increases the resistance of tropical forest soil bacterial communities to extended drought","volume":"7","author":[{"family":"Bouskill","given":"Nicholas J"},{"family":"Lim","given":"Hsiao Chien"},{"family":"Borglin","given":"Sharon"},{"family":"Salve","given":"Rohit"},{"family":"Wood","given":"Tana E"},{"family":"Silver","given":"Whendee L"},{"family":"Brodie","given":"Eoin L"}],"issued":{"date-parts":[["2013",2,1]]}}}],"schema":"https://github.com/citation-style-language/schema/raw/master/csl-citation.json"} </w:instrText>
      </w:r>
      <w:r w:rsidR="00E166F8">
        <w:fldChar w:fldCharType="separate"/>
      </w:r>
      <w:r w:rsidR="0018166F" w:rsidRPr="0018166F">
        <w:t>(9, 59)</w:t>
      </w:r>
      <w:r w:rsidR="00E166F8">
        <w:fldChar w:fldCharType="end"/>
      </w:r>
      <w:r w:rsidRPr="008D52F2">
        <w:t xml:space="preserve">. Repeated exposure to drought, similar to the long-term drought treatment </w:t>
      </w:r>
      <w:r w:rsidR="002A79B9" w:rsidRPr="008D52F2">
        <w:t xml:space="preserve">imposed </w:t>
      </w:r>
      <w:r w:rsidRPr="008D52F2">
        <w:t>in our study, might have conditioned drought sensitive taxa to become more resistant</w:t>
      </w:r>
      <w:r w:rsidR="002A79B9" w:rsidRPr="008D52F2">
        <w:t xml:space="preserve"> to drought stress</w:t>
      </w:r>
      <w:r w:rsidR="0018166F">
        <w:t xml:space="preserve"> </w:t>
      </w:r>
      <w:r w:rsidR="0018166F">
        <w:fldChar w:fldCharType="begin"/>
      </w:r>
      <w:r w:rsidR="0018166F">
        <w:instrText xml:space="preserve"> ADDIN ZOTERO_ITEM CSL_CITATION {"citationID":"uVDp6hDz","properties":{"formattedCitation":"(59)","plainCitation":"(59)","noteIndex":0},"citationItems":[{"id":24402,"uris":["http://zotero.org/users/9539750/items/95HPMJN9"],"itemData":{"id":24402,"type":"article-journal","abstract":"Abstract\n            Global climate models project a decrease in the magnitude of precipitation in tropical regions. Changes in rainfall patterns have important implications for the moisture content and redox status of tropical soils, yet little is known about how these changes may affect microbial community structure. Specifically, does exposure to prior stress confer increased resistance to subsequent perturbation? Here we reduced the quantity of precipitation throughfall to tropical forest soils in the Luquillo Mountains, Puerto Rico. Treatments included newly established throughfall exclusion plots (de novo excluded), plots undergoing reduction for a second time (pre-excluded) and ambient control plots. Ten months of throughfall exclusion led to a small but statistically significant decline in soil water potential and bacterial populations clearly adapted to increased osmotic stress. Although the water potential decline was small and microbial biomass did not change, phylogenetic diversity in the de novo-excluded plots decreased by </w:instrText>
      </w:r>
      <w:r w:rsidR="0018166F">
        <w:rPr>
          <w:rFonts w:ascii="Cambria Math" w:hAnsi="Cambria Math" w:cs="Cambria Math"/>
        </w:rPr>
        <w:instrText>∼</w:instrText>
      </w:r>
      <w:r w:rsidR="0018166F">
        <w:instrText xml:space="preserve">40% compared with the control plots, yet pre-excluded plots showed no significant change. On the other hand, the relative abundances of bacterial taxa in both the de novo-excluded and pre-excluded plots changed significantly with throughfall exclusion compared with control plots. Changes in bacterial community structure could be explained by changes in soil pore water chemistry and suggested changes in soil redox. Soluble iron declined in treatment plots and was correlated with decreased soluble phosphorus concentrations, which may have significant implications for microbial productivity in these P-limited systems.","container-title":"The ISME Journal","DOI":"10.1038/ismej.2012.113","ISSN":"1751-7362, 1751-7370","issue":"2","language":"en","license":"https://academic.oup.com/pages/standard-publication-reuse-rights","page":"384-394","source":"DOI.org (Crossref)","title":"Pre-exposure to drought increases the resistance of tropical forest soil bacterial communities to extended drought","volume":"7","author":[{"family":"Bouskill","given":"Nicholas J"},{"family":"Lim","given":"Hsiao Chien"},{"family":"Borglin","given":"Sharon"},{"family":"Salve","given":"Rohit"},{"family":"Wood","given":"Tana E"},{"family":"Silver","given":"Whendee L"},{"family":"Brodie","given":"Eoin L"}],"issued":{"date-parts":[["2013",2,1]]}}}],"schema":"https://github.com/citation-style-language/schema/raw/master/csl-citation.json"} </w:instrText>
      </w:r>
      <w:r w:rsidR="0018166F">
        <w:fldChar w:fldCharType="separate"/>
      </w:r>
      <w:r w:rsidR="0018166F" w:rsidRPr="0018166F">
        <w:t>(59)</w:t>
      </w:r>
      <w:r w:rsidR="0018166F">
        <w:fldChar w:fldCharType="end"/>
      </w:r>
      <w:r w:rsidRPr="008D52F2">
        <w:t xml:space="preserve">. Our results likely reflect physiological acclimation to dry conditions in </w:t>
      </w:r>
      <w:r w:rsidR="002A79B9" w:rsidRPr="008D52F2">
        <w:t xml:space="preserve">such </w:t>
      </w:r>
      <w:r w:rsidRPr="008D52F2">
        <w:t>semi-arid or arid ecosystems</w:t>
      </w:r>
      <w:r w:rsidR="0018166F">
        <w:t xml:space="preserve"> </w:t>
      </w:r>
      <w:r w:rsidR="0018166F">
        <w:fldChar w:fldCharType="begin"/>
      </w:r>
      <w:r w:rsidR="0018166F">
        <w:instrText xml:space="preserve"> ADDIN ZOTERO_ITEM CSL_CITATION {"citationID":"RuDYlJLJ","properties":{"formattedCitation":"(8, 9, 63, 64)","plainCitation":"(8, 9, 63, 64)","noteIndex":0},"citationItems":[{"id":48,"uris":["http://zotero.org/users/9539750/items/GYRWFEKE"],"itemData":{"id":48,"type":"article-journal","abstract":"Drought represents a significant stress to microorganisms and is known to reduce microbial activity and organic matter decomposition in Mediterranean ecosystems. However, we lack a detailed understanding of the drought stress response of microbial decomposers. Here we present metatranscriptomic and metabolomic data on the physiological response of in situ microbial communities on plant litter to long-term drought in Californian grass and shrub ecosystems. We hypothesised that drought causes greater microbial allocation to stress tolerance relative to growth pathways. In grass litter, communities from the decade-long ambient and reduced precipitation treatments had distinct taxonomic and functional profiles. The most discernable physiological signatures of drought were production or uptake of compatible solutes to maintain cellular osmotic balance, and synthesis of capsular and extracellular polymeric substances as a mechanism to retain water. The results show a clear functional response to drought in grass litter communities with greater allocation to survival relative to growth that could affect decomposition under drought. In contrast, communities on chemically more diverse and complex shrub litter had smaller physiological differences in response to long-term drought but higher investment in resource acquisition traits across precipitation treatments, suggesting that the functional response to drought is constrained by substrate quality. Our findings suggest, for the first time in a field setting, a trade off between microbial drought stress tolerance, resource acquisition and growth traits in plant litter microbial communities.","container-title":"The ISME Journal","DOI":"10.1038/s41396-020-0683-6","ISSN":"1751-7370","issue":"9","journalAbbreviation":"ISME J","language":"en","license":"2020 The Author(s)","note":"number: 9\npublisher: Nature Publishing Group","page":"2236-2247","source":"www.nature.com","title":"Drought and plant litter chemistry alter microbial gene expression and metabolite production","volume":"14","author":[{"family":"Malik","given":"Ashish A."},{"family":"Swenson","given":"Tami"},{"family":"Weihe","given":"Claudia"},{"family":"Morrison","given":"Eric W."},{"family":"Martiny","given":"Jennifer B. H."},{"family":"Brodie","given":"Eoin L."},{"family":"Northen","given":"Trent R."},{"family":"Allison","given":"Steven D."}],"issued":{"date-parts":[["2020",9]]}}},{"id":47,"uris":["http://zotero.org/users/9539750/items/2DNXZ5SL"],"itemData":{"id":47,"type":"article-journal","abstract":"Global climate models predict a future of increased severity of drought in many tropical forests. Soil microbes are central to the balance of these systems as sources or sinks of atmospheric carbon (C), yet how they respond metabolically to drought is not well-understood. We simulated drought in the typically aseasonal Luquillo Experimental Forest, Puerto Rico, by intercepting precipitation falling through the forest canopy. This approach reduced soil moisture by 13% and water potential by 0.14 MPa (from -0.2 to -0.34). Previous results from this experiment have demonstrated that the diversity and composition of these soil microbial communities are sensitive to even small changes in soil water. Here, we show prolonged drought significantly alters the functional potential of the community and provokes a clear osmotic stress response, including the production of compatible solutes that increase intracellular C demand. Subsequently, a microbial population emerges with a greater capacity for extracellular enzyme production targeting macromolecular carbon. Significantly, some of these drought-induced functional shifts in the soil microbiota are attenuated by prior exposure to a short-term drought suggesting that acclimation may occur despite a lack of longer-term drought history.","container-title":"Frontiers in Microbiology","ISSN":"1664-302X","source":"Frontiers","title":"Belowground Response to Drought in a Tropical Forest Soil. I. Changes in Microbial Functional Potential and Metabolism","URL":"https://www.frontiersin.org/articles/10.3389/fmicb.2016.00525","volume":"7","author":[{"family":"Bouskill","given":"Nicholas J."},{"family":"Wood","given":"Tana E."},{"family":"Baran","given":"Richard"},{"family":"Ye","given":"Zaw"},{"family":"Bowen","given":"Benjamin P."},{"family":"Lim","given":"HsiaoChien"},{"family":"Zhou","given":"Jizhong"},{"family":"Nostrand","given":"Joy D. Van"},{"family":"Nico","given":"Peter"},{"family":"Northen","given":"Trent R."},{"family":"Silver","given":"Whendee L."},{"family":"Brodie","given":"Eoin L."}],"accessed":{"date-parts":[["2023",1,10]]},"issued":{"date-parts":[["2016"]]}}},{"id":24405,"uris":["http://zotero.org/users/9539750/items/2KHWVMI7"],"itemData":{"id":24405,"type":"article-journal","abstract":"Soil carbon losses to the atmosphere through soil respiration are expected to rise with ongoing temperature increases, but available evidence from mesic biomes suggests that such response disappears after a few years of experimental warming. However, there is lack of empirical basis for these temporal dynamics in soil respiration responses, and for the mechanisms underlying them, in drylands, which collectively form the largest biome on Earth and store 32% of the global soil organic carbon pool. We coupled data from a 10 year warming experiment in a biocrust-dominated dryland ecosystem with laboratory incubations to confront 0–2 years (short-term hereafter) versus 8–10 years (longer-term hereafter) soil respiration responses to warming. Our results showed that increased soil respiration rates with short-term warming observed in areas with high biocrust cover returned to control levels in the longer-term. Warming-induced increases in soil temperature were the main drivers of the short-term soil respiration responses, whereas longer-term soil respiration responses to warming were primarily driven by thermal acclimation and warming-induced reductions in biocrust cover. Our results highlight the importance of evaluating short- and longer-term soil respiration responses to warming as a mean to reduce the uncertainty in predicting the soil carbon–climate feedback in drylands.","container-title":"Global Change Biology","DOI":"10.1111/gcb.15209","ISSN":"1365-2486","issue":"9","language":"en","license":"© 2020 John Wiley &amp; Sons Ltd","note":"_eprint: https://onlinelibrary.wiley.com/doi/pdf/10.1111/gcb.15209","page":"5254-5266","source":"Wiley Online Library","title":"Contrasting mechanisms underlie short- and longer-term soil respiration responses to experimental warming in a dryland ecosystem","volume":"26","author":[{"family":"Dacal","given":"Marina"},{"family":"García-Palacios","given":"Pablo"},{"family":"Asensio","given":"Sergio"},{"family":"Cano-Díaz","given":"Concha"},{"family":"Gozalo","given":"Beatriz"},{"family":"Ochoa","given":"Victoria"},{"family":"Maestre","given":"Fernando T."}],"issued":{"date-parts":[["2020"]]}}},{"id":24407,"uris":["http://zotero.org/users/9539750/items/46IGKSL4"],"itemData":{"id":24407,"type":"article-journal","abstract":"Abstract\n            \n              \n                \n                  Soil microbial communities largely determine the ability of soils to provide multiple functions simultaneously (i.e. soil multifunctionality; multifunctionality hereafter). However, a major research challenge is understanding how soil microbial communities and associated multifunctionality resist and recover from extreme climate events such as droughts, and how the legacy of past climatic conditions may constrain such responses.\n                \n                \n                  Here, we used soils subjected to 7 years of reduced rainfall (~35% reduction), warming (3°C temperature increase) and their combination to assess climate change legacies on the resistance and resilience of both soil fungal and bacterial communities and multifunctionality to a subsequent extreme drought event (2 weeks at 3% water</w:instrText>
      </w:r>
      <w:r w:rsidR="0018166F">
        <w:rPr>
          <w:rFonts w:ascii="Cambria Math" w:hAnsi="Cambria Math" w:cs="Cambria Math"/>
        </w:rPr>
        <w:instrText>‐</w:instrText>
      </w:r>
      <w:r w:rsidR="0018166F">
        <w:instrText>holding capacity). At the end of the extreme drought, and 1, 15 and 60 days after rewetting, we assessed bacterial and fungal community composition, richness and abundance, as well as a multifunctionality index based on eight functions related with soil carbon (C), nitrogen (N) and phosphorous (P) cycling.\n                \n                \n                  \n                    Climate change legacies influenced the resistance and resilience of bacterial and fungal abundance to extreme drought, but not those of community composition, richness and multifunctionality. The resistance of bacterial and fungal abundance showed opposite responses to warming and reduced rainfall. Specifically, climate change legacies increased the resistance of fungal abundance, whereas they reduced that of bacterial abundance. The resistance and resilience of multifunctionality to extreme drought were not related to the resistance or resilience of bacterial and fungal communities. Yet, the resistance of multifunctionality was related to that of\n                    Chytridiomycota\n                    , whereas its resilience was related to that of\n                    Proteobacteria\n                    .\n                  \n                \n                \n                  Overall, our results indicate that climate change legacies affected the resistance and resilience of soil bacterial and fungal abundance to a subsequent extreme drought event, but not those of their community composition, richness and multifunctionality. Our results provide new insights on how climate change legacies contrastingly influence the resistance and resilience of soil microbial communities and multifunctionality. Furthermore, our findings highlight the role that specific microbial taxa play in maintaining soil multifunctionality and recovering from extreme drought events predicted under anthropogenic climate change.\n                \n              \n            \n            \n              A free\n              Plain Language Summary\n              can be found within the Supporting Information of this article.","container-title":"Functional Ecology","DOI":"10.1111/1365-2435.14000","ISSN":"0269-8463, 1365-2435","issue":"4","journalAbbreviation":"Functional Ecology","language":"en","page":"908-920","source":"DOI.org (Crossref)","title":"Climate change legacies contrastingly affect the resistance and resilience of soil microbial communities and multifunctionality to extreme drought","volume":"36","author":[{"family":"Dacal","given":"Marina"},{"family":"García</w:instrText>
      </w:r>
      <w:r w:rsidR="0018166F">
        <w:rPr>
          <w:rFonts w:ascii="Cambria Math" w:hAnsi="Cambria Math" w:cs="Cambria Math"/>
        </w:rPr>
        <w:instrText>‐</w:instrText>
      </w:r>
      <w:r w:rsidR="0018166F">
        <w:instrText xml:space="preserve">Palacios","given":"Pablo"},{"family":"Asensio","given":"Sergio"},{"family":"Wang","given":"Juntao"},{"family":"Singh","given":"Brajesh K."},{"family":"Maestre","given":"Fernando T."}],"issued":{"date-parts":[["2022",4]]}}}],"schema":"https://github.com/citation-style-language/schema/raw/master/csl-citation.json"} </w:instrText>
      </w:r>
      <w:r w:rsidR="0018166F">
        <w:fldChar w:fldCharType="separate"/>
      </w:r>
      <w:r w:rsidR="0018166F" w:rsidRPr="0018166F">
        <w:t>(8, 9, 63, 64)</w:t>
      </w:r>
      <w:r w:rsidR="0018166F">
        <w:fldChar w:fldCharType="end"/>
      </w:r>
      <w:r w:rsidRPr="008D52F2">
        <w:t>.</w:t>
      </w:r>
    </w:p>
    <w:p w14:paraId="2101FF22" w14:textId="77777777" w:rsidR="002A79B9" w:rsidRPr="008D52F2" w:rsidRDefault="002A79B9" w:rsidP="004F5140">
      <w:pPr>
        <w:jc w:val="both"/>
      </w:pPr>
    </w:p>
    <w:p w14:paraId="04F92E73" w14:textId="61164FB5" w:rsidR="002F27A6" w:rsidRPr="00C41CBD" w:rsidRDefault="00F91B65" w:rsidP="004F5140">
      <w:pPr>
        <w:jc w:val="both"/>
        <w:rPr>
          <w:b/>
          <w:bCs/>
          <w:sz w:val="24"/>
          <w:szCs w:val="24"/>
        </w:rPr>
      </w:pPr>
      <w:r w:rsidRPr="00C41CBD">
        <w:rPr>
          <w:b/>
          <w:bCs/>
          <w:sz w:val="24"/>
          <w:szCs w:val="24"/>
        </w:rPr>
        <w:t>Study l</w:t>
      </w:r>
      <w:r w:rsidR="002A79B9" w:rsidRPr="00C41CBD">
        <w:rPr>
          <w:b/>
          <w:bCs/>
          <w:sz w:val="24"/>
          <w:szCs w:val="24"/>
        </w:rPr>
        <w:t xml:space="preserve">imitations </w:t>
      </w:r>
      <w:r w:rsidRPr="00C41CBD">
        <w:rPr>
          <w:b/>
          <w:bCs/>
          <w:sz w:val="24"/>
          <w:szCs w:val="24"/>
        </w:rPr>
        <w:t>and future work</w:t>
      </w:r>
    </w:p>
    <w:p w14:paraId="328F7F32" w14:textId="1795A5AC" w:rsidR="005B12DA" w:rsidRPr="008D52F2" w:rsidRDefault="002A79B9" w:rsidP="004F5140">
      <w:pPr>
        <w:jc w:val="both"/>
      </w:pPr>
      <w:r w:rsidRPr="008D52F2">
        <w:t>We specifically sampled for litter of plant species that are characteristic of the two vegetation types (grass and shrub) rather than species that are characteristic of each plot, and therefore, our litter chemistry data might only be indicative of changes in plant physiology under drought</w:t>
      </w:r>
      <w:r w:rsidR="0018166F">
        <w:t xml:space="preserve"> </w:t>
      </w:r>
      <w:r w:rsidR="0018166F">
        <w:fldChar w:fldCharType="begin"/>
      </w:r>
      <w:r w:rsidR="0018166F">
        <w:instrText xml:space="preserve"> ADDIN ZOTERO_ITEM CSL_CITATION {"citationID":"GCrvdQfj","properties":{"formattedCitation":"(20\\uc0\\u8211{}22, 47, 48)","plainCitation":"(20–22, 47, 48)","noteIndex":0},"citationItems":[{"id":35,"uris":["http://zotero.org/users/9539750/items/S7QK4U5H"],"itemData":{"id":35,"type":"article-journal","abstract":"A 6-year field experiment of drought manipulation was performed in a Mediterranean forest with the aim of determining the effects of the drought predicted by most climate and ecophysiological models on the C and N concentration, accumulation, and stoichiometry in plants and soil. Drought had different effects among dominant species. In Quercus ilex, it increased the C/P ratio in wood and roots, N concentrations in roots and litter, and N/P ratio in wood and roots and decreased the C concentration in roots, C/N ratio in roots and litter, and C/P ratio in litter. In Arbutus unedo, drought increased the N concentration in litter and decreased the N concentration in leaves, thus decreasing N leaf reabsorption. No significant changes in C and N concentrations were found in Phillyrea latifolia. Drought affected the P plant absorption capacity more than that of N (more mobile). There was a general decreasing trend of C and N accumulation in aboveground biomass, with this effect being significant in A. unedo, which accumulated 80% less C and lost 2 kg ha−1 of N in aboveground biomass in drought plots in the period 1999–2005, whereas in this same period it accumulated 9 kg ha−1 of N in total aboveground biomass in control plots. Total soil N and soil organic C increased in droughted soils. The effects of drought on C/N/P stoichiometry and N uptake capacity were different among the three dominant plant species. Q. ilex and A. unedo were more sensitive to drought than P. latifolia. The increase in C/P and N/P ratios in Q. ilex and the decrease in N uptake in A. unedo might decrease their competitive capacity under drought by decreasing water use efficiency. These results altogether indicated slower C and N mineralization and lower N plant capture, N leaf reabsorption, and N accumulation in some dominant plant species in response to drought, thus reducing C and N soil turnover, increasing C and N accumulation in soil, and reducing C and N at the stand level.","container-title":"Forest Science","DOI":"10.1093/forestscience/54.5.513","ISSN":"0015-749X","issue":"5","journalAbbreviation":"Forest Science","note":"number: 5","page":"513-522","source":"Silverchair","title":"Drought-Induced Changes in C and N Stoichiometry in a Quercus ilex Mediterranean Forest","volume":"54","author":[{"family":"Sardans","given":"Jordi"},{"family":"Peñuelas","given":"Josep"},{"family":"Ogaya","given":"Romà"}],"issued":{"date-parts":[["2008",10,1]]}}},{"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S."}],"issued":{"date-parts":[["2015"]]}}},{"id":23932,"uris":["http://zotero.org/users/9539750/items/FYNKCIKX"],"itemData":{"id":23932,"type":"article-journal","abstract":"Environmental stresses not only influence production of plant metabolites but could also modify their resorption during leaf senescence. The production-resorption dynamics of polyphenolic tannins, a class of defense compound whose ecological role extends beyond tissue senescence, could amplify the influence of climate on ecosystem processes. We studied the quantity, chemical composition, and tissue-association of tannins in green and freshly-senesced leaves of Quercus rubra exposed to different temperature (Warming and No Warming) and precipitation treatments (Dry, Ambient, Wet) at the Boston-Area Climate Experiment (BACE) in Massachusetts, USA. Climate influenced not only the quantity of tannins, but also their molecular composition and cell-wall associations. Irrespective of climatic treatments, tannin composition in Q. rubra was dominated by condensed tannins (CTs, proanthocyanidins). When exposed to Dry and Ambient*Warm conditions, Q. rubra produced higher quantities of tannins that were less polymerized. In contrast, under favorable conditions (Wet), tannins were produced in lower quantities, but the CTs were more polymerized. Further, even as the overall tissue tannin content declined, the content of hydrolysable tannins (HTs) increased under Wet treatments. The molecular composition of tannins influenced their content in senesced litter. Compared to the green leaves, the content of HTs decreased in senesced leaves across treatments, whereas the CT content was similar between green and senesced leaves in Wet treatments that produced more polymerized tannins. The content of total tannins in senesced leaves was higher in Warming treatments under both dry and ambient precipitation treatments. Our results suggest that, though climate directly influenced the production of tannins in green tissues (and similar patterns were observed in the senesced tissue), the influence of climate on tannin content of senesced tissue was partly mediated by the effect on the chemical composition of tannins. These different climatic impacts on leaves over the course of a growing season may alter forest dynamics, not only in decomposition and nutrient cycling dynamics, but also in herbivory dynamics.","container-title":"Frontiers in Plant Science","DOI":"10.3389/fpls.2017.00423","ISSN":"1664-462X","journalAbbreviation":"Front. Plant Sci.","language":"English","note":"publisher: Frontiers","source":"Frontiers","title":"Climate Influences the Content and Chemical Composition of Foliar Tannins in Green and Senesced Tissues of Quercus rubra","URL":"https://www.frontiersin.org/journals/plant-science/articles/10.3389/fpls.2017.00423/full","volume":"8","author":[{"family":"Top","given":"Sara M."},{"family":"Preston","given":"Caroline M."},{"family":"Dukes","given":"Jeffrey S."},{"family":"Tharayil","given":"Nishanth"}],"accessed":{"date-parts":[["2025",5,23]]},"issued":{"date-parts":[["2017",5,16]]}}},{"id":24409,"uris":["http://zotero.org/users/9539750/items/5WP36HR4"],"itemData":{"id":24409,"type":"article-journal","abstract":"Summary\n            \n              \n                \n                  Plant litter decomposition sustains ecosystem productivity and modulates soil carbon cycling. Drought directly impacts decomposition by decreasing soil moisture and indirectly by altering plant tissue chemistry, an aspect that is less explored in decomposition studies.\n                \n                \n                  \n                    To elucidate the above interactive effects of altered precipitation on litter decomposition, we conducted an\n                    in situ\n                    and reciprocal decomposition experiment at a climate manipulation experiment (BACE) in MA, USA, using litter from\n                    Quercus rubra\n                    and\n                    Quercus velutina\n                    exposed to ambient, dry, and wet precipitation treatments for 4 yr at BACE.\n                  \n                \n                \n                  \n                    Plant tissues exposed to dry (\n                    litter origin\n                    ) treatment were enriched in alkyl compounds and lignin in both species. Litter of\n                    Q. rubra\n                    from the dry treatment initially decomposed faster in the dry treatment than in the wet treatment. Similarly, litter of\n                    Q. rubra\n                    from the wet treatment initially decomposed faster in the wet treatment than in the dry treatment. Interestingly, litter of both species from the dry treatment, when decomposed in dry, ambient, and wet treatments, had more alkyl compounds, representing a legacy effect of the drought</w:instrText>
      </w:r>
      <w:r w:rsidR="0018166F">
        <w:rPr>
          <w:rFonts w:ascii="Cambria Math" w:hAnsi="Cambria Math" w:cs="Cambria Math"/>
        </w:rPr>
        <w:instrText>‐</w:instrText>
      </w:r>
      <w:r w:rsidR="0018166F">
        <w:instrText>induced altered initial litter chemistry that persisted throughout the 2 yr of decomposition.\n                  \n                \n                \n                  Our study provides novel insights that drought stress</w:instrText>
      </w:r>
      <w:r w:rsidR="0018166F">
        <w:rPr>
          <w:rFonts w:ascii="Cambria Math" w:hAnsi="Cambria Math" w:cs="Cambria Math"/>
        </w:rPr>
        <w:instrText>‐</w:instrText>
      </w:r>
      <w:r w:rsidR="0018166F">
        <w:instrText>induced changes in litter chemistry can influence mass loss and create a legacy effect on the persistence of recalcitrant compounds during decomposition.","container-title":"New Phytologist","DOI":"10.1111/nph.70449","ISSN":"0028-646X, 1469-8137","issue":"1","journalAbbreviation":"New Phytologist","language":"en","page":"92-106","source":"DOI.org (Crossref)","title":"Climatic stress</w:instrText>
      </w:r>
      <w:r w:rsidR="0018166F">
        <w:rPr>
          <w:rFonts w:ascii="Cambria Math" w:hAnsi="Cambria Math" w:cs="Cambria Math"/>
        </w:rPr>
        <w:instrText>‐</w:instrText>
      </w:r>
      <w:r w:rsidR="0018166F">
        <w:instrText>induced changes in plant chemistry alter the compound</w:instrText>
      </w:r>
      <w:r w:rsidR="0018166F">
        <w:rPr>
          <w:rFonts w:ascii="Cambria Math" w:hAnsi="Cambria Math" w:cs="Cambria Math"/>
        </w:rPr>
        <w:instrText>‐</w:instrText>
      </w:r>
      <w:r w:rsidR="0018166F">
        <w:instrText xml:space="preserve">specific degradation of litter during decomposition","volume":"248","author":[{"family":"Zhang","given":"Ziliang"},{"family":"Bodenheimer","given":"Jameson"},{"family":"Scott","given":"Georgianna"},{"family":"Dukes","given":"Jeffrey S."},{"family":"Suseela","given":"Vidya"}],"issued":{"date-parts":[["2025",10]]}}},{"id":24408,"uris":["http://zotero.org/users/9539750/items/3CUE2EER"],"itemData":{"id":24408,"type":"article-journal","abstract":"Even though drought impacts on tree physiology have been identified, whether drought affects leaf litter chemistry that, in turn, influences litter decay rates is still poorly understood. We compared litter quality and decomposition for two cohorts of leaves from five co-occurring seasonally deciduous tree species: Acer saccharum, Tilia americana, Quercus rubra, Quercus alba, and Ostrya virginiana. One cohort experienced a growing-season drought, and the other cohort came from the same trees in the ensuing, post-drought growing season. Leaf litter production was greater for drought litter than post-drought litter for all five species. Specific leaf area and nitrogen concentrations were 20% greater for the drought cohort than the post-drought cohort. Concentrations of non-structural carbohydrates were about 14% greater for the drought cohort, except for greater values for post-drought A. saccharum litter. Pectin in the middle lamella of leaf litter was 31% lower for the drought cohort compared to post-drought cohort. We found few differences in litter decay rates between drought and post-drought cohorts, although Q. rubra litter had more decomposition for the post-drought cohort than the drought cohort, whereas A. saccharum litter had more decomposition for the drought cohort than the post-drought cohort. Leaf litter decay rates for the drought cohort were related to litter nitrogen and lignin concentrations, whereas decay rates for the post-drought cohort were related to litter carbohydrate concentrations. Our findings suggest that the role of drought events on seasonally deciduous forest ecosystems must recognize species-specific, idiosyncratic responses in leaf litter quality and decomposition.","container-title":"Oecologia","DOI":"10.1007/s00442-022-05263-z","ISSN":"1432-1939","issue":"1","journalAbbreviation":"Oecologia","language":"en","page":"247-257","source":"Springer Link","title":"Litter quality and decomposition responses to drought in a northeastern US deciduous forest","volume":"200","author":[{"family":"Wilson","given":"Alexis M."},{"family":"Burtis","given":"James C."},{"family":"Goebel","given":"Marc"},{"family":"Yavitt","given":"Joseph B."}],"issued":{"date-parts":[["2022",10,1]]}}}],"schema":"https://github.com/citation-style-language/schema/raw/master/csl-citation.json"} </w:instrText>
      </w:r>
      <w:r w:rsidR="0018166F">
        <w:fldChar w:fldCharType="separate"/>
      </w:r>
      <w:r w:rsidR="0018166F" w:rsidRPr="0018166F">
        <w:t>(20–22, 47, 48)</w:t>
      </w:r>
      <w:r w:rsidR="0018166F">
        <w:fldChar w:fldCharType="end"/>
      </w:r>
      <w:r w:rsidRPr="008D52F2">
        <w:t xml:space="preserve"> and did not adequately account for changes in plant community composition</w:t>
      </w:r>
      <w:r w:rsidR="005E09A7" w:rsidRPr="008D52F2">
        <w:t xml:space="preserve"> such as the shrub to grass conversions observed at our study site</w:t>
      </w:r>
      <w:r w:rsidR="0018166F">
        <w:t xml:space="preserve"> </w:t>
      </w:r>
      <w:r w:rsidR="0018166F">
        <w:fldChar w:fldCharType="begin"/>
      </w:r>
      <w:r w:rsidR="0018166F">
        <w:instrText xml:space="preserve"> ADDIN ZOTERO_ITEM CSL_CITATION {"citationID":"ir5HGjja","properties":{"formattedCitation":"(23, 24)","plainCitation":"(23, 24)","noteIndex":0},"citationItems":[{"id":24354,"uris":["http://zotero.org/users/9539750/items/AXIEJC2U"],"itemData":{"id":24354,"type":"article-journal","abstract":"Research Highlights: A small, long-term decrease in the water availability in a Mediterranean holm oak forest elicited strong effects on tree stem growth, mortality, and species composition, which led to changes in the ecosystem function and service provision. Background and Objectives: Many forest ecosystems are increasingly challenged by stress conditions under climate change. These new environmental constraints may drive changes in species distribution and ecosystem function. Materials and Methods: An evergreen Mediterranean holm oak (Quercus ilex L.) forest was subjected to 21 consecutive years of experimental drought (performing 30% of rainfall exclusion resulted in a 15% decrease in soil moisture). The effects of the annual climatic conditions and the experimental drought on a tree and shrub basal area increment were studied, with a focus on the two most dominant species (Q. ilex and the tall shrub Phillyrea latifolia L.). Results: Stem growth decreased and tree mortality increased under the experimental drought conditions and in hot and dry years. These effects differed between the two dominant species: the basal area of Q. ilex (the current, supradominant species) was dependent on water availability and climatic conditions, whereas P. latifolia was more tolerant to drought and experienced increased growth rates in plots where Q. ilex decay rates were high. Conclusions: Our findings reveal that small changes in water availability drive changes in species growth, composition, and distribution, as demonstrated by the continuous and ongoing replacement of the current supradominant Q. ilex by the subdominant P. latifolia, which is better adapted to tolerate hot and dry environments. The consequences of these ecological transformations for ecosystem function and service provision to human society are discussed.","container-title":"Forests","DOI":"10.3390/f12030306","ISSN":"1999-4907","issue":"3","language":"en","license":"http://creativecommons.org/licenses/by/3.0/","note":"publisher: Multidisciplinary Digital Publishing Institute","page":"306","source":"www.mdpi.com","title":"Climate Change Effects in a Mediterranean Forest Following 21 Consecutive Years of Experimental Drought","volume":"12","author":[{"family":"Ogaya","given":"Romà"},{"family":"Peñuelas","given":"Josep"}],"issued":{"date-parts":[["2021",3]]}}},{"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18166F">
        <w:fldChar w:fldCharType="separate"/>
      </w:r>
      <w:r w:rsidR="0018166F" w:rsidRPr="0018166F">
        <w:t>(23, 24)</w:t>
      </w:r>
      <w:r w:rsidR="0018166F">
        <w:fldChar w:fldCharType="end"/>
      </w:r>
      <w:r w:rsidRPr="008D52F2">
        <w:t xml:space="preserve">. </w:t>
      </w:r>
      <w:r w:rsidR="00F91B65" w:rsidRPr="008D52F2">
        <w:t>Drought has been shown to change plant community composition in observational studies over time</w:t>
      </w:r>
      <w:r w:rsidR="0018166F">
        <w:t xml:space="preserve"> </w:t>
      </w:r>
      <w:r w:rsidR="0018166F">
        <w:fldChar w:fldCharType="begin"/>
      </w:r>
      <w:r w:rsidR="0018166F">
        <w:instrText xml:space="preserve"> ADDIN ZOTERO_ITEM CSL_CITATION {"citationID":"oWFZHeVw","properties":{"formattedCitation":"(65\\uc0\\u8211{}67)","plainCitation":"(65–67)","noteIndex":0},"citationItems":[{"id":50,"uris":["http://zotero.org/users/9539750/items/3EH7NS3U"],"itemData":{"id":50,"type":"article-journal","abstract":"We document changes in forest structure between historical (1930s) and contemporary (2000s) surveys of California vegetation through comparisons of tree abundance and size across the state and within several ecoregions. Across California, tree density in forested regions increased by 30% between the two time periods, whereas forest biomass in the same regions declined, as indicated by a 19% reduction in basal area. These changes reflect a demographic shift in forest structure: larger trees (&gt;61 cm diameter at breast height) have declined, whereas smaller trees (&lt;30 cm) have increased. Large tree declines were found in all surveyed regions of California, whereas small tree increases were found in every region except the south and central coast. Large tree declines were more severe in areas experiencing greater increases in climatic water deficit since the 1930s, based on a hydrologic model of water balance for historical climates through the 20th century. Forest composition in California in the last century has also shifted toward increased dominance by oaks relative to pines, a pattern consistent with warming and increased water stress, and also with paleohistoric shifts in vegetation in California over the last 150,000 y.","container-title":"Proceedings of the National Academy of Sciences","DOI":"10.1073/pnas.1410186112","issue":"5","note":"number: 5\npublisher: Proceedings of the National Academy of Sciences","page":"1458-1463","source":"pnas.org (Atypon)","title":"Twentieth-century shifts in forest structure in California: Denser forests, smaller trees, and increased dominance of oaks","title-short":"Twentieth-century shifts in forest structure in California","volume":"112","author":[{"family":"McIntyre","given":"Patrick J."},{"family":"Thorne","given":"James H."},{"family":"Dolanc","given":"Christopher R."},{"family":"Flint","given":"Alan L."},{"family":"Flint","given":"Lorraine E."},{"family":"Kelly","given":"Maggi"},{"family":"Ackerly","given":"David D."}],"issued":{"date-parts":[["2015",2,3]]}}},{"id":24391,"uris":["http://zotero.org/users/9539750/items/EUAJQL35"],"itemData":{"id":24391,"type":"article-journal","abstract":"Abstract\n            One consequence of global change causing widespread concern is the possibility of ecosystem conversions from one type to another. A classic example of this is vegetation type conversion (VTC) from native woody shrublands to invasive annual grasslands in the biodiversity hotspot of Southern California. Although the significance of this problem is well recognized, understanding where, how much, and why this change is occurring remains elusive owing to differences in results from studies conducted using different methods, spatial extents, and scales. Disagreement has arisen particularly over the relative importance of short</w:instrText>
      </w:r>
      <w:r w:rsidR="0018166F">
        <w:rPr>
          <w:rFonts w:ascii="Cambria Math" w:hAnsi="Cambria Math" w:cs="Cambria Math"/>
        </w:rPr>
        <w:instrText>‐</w:instrText>
      </w:r>
      <w:r w:rsidR="0018166F">
        <w:instrText>interval fires in driving these changes. Chronosequence approaches that use space for time to estimate changes have produced different results than studies of changes at a site over time. Here we calculated the percentage woody and herbaceous cover across Southern California using air photos from ~1950 to 2019. We assessed the extent of woody cover change and the relative importance of fire history, topography, soil moisture, and distance to human infrastructure in explaining change across a hierarchy of spatial extents and regions. We found substantial net decline in woody cover and expansion of herbaceous vegetation across all regions, but the most dramatic changes occurred in the northern interior and southern coastal areas. Variables related to frequent, short</w:instrText>
      </w:r>
      <w:r w:rsidR="0018166F">
        <w:rPr>
          <w:rFonts w:ascii="Cambria Math" w:hAnsi="Cambria Math" w:cs="Cambria Math"/>
        </w:rPr>
        <w:instrText>‐</w:instrText>
      </w:r>
      <w:r w:rsidR="0018166F">
        <w:instrText>interval fire were consistently top ranked as the explanation for shrub to grassland type conversion, but low soil moisture and topographic complexity were also strong correlates. Despite the consistent importance of fire, there was substantial geographical variation in the relative importance of drivers, and these differences resulted in different mapped predictions of VTC. This geographical variation is important to recognize for management decision</w:instrText>
      </w:r>
      <w:r w:rsidR="0018166F">
        <w:rPr>
          <w:rFonts w:ascii="Cambria Math" w:hAnsi="Cambria Math" w:cs="Cambria Math"/>
        </w:rPr>
        <w:instrText>‐</w:instrText>
      </w:r>
      <w:r w:rsidR="0018166F">
        <w:instrText>making and, in addition to differences in methodological design, may also partly explain differences in previous study results. The overwhelming importance of short</w:instrText>
      </w:r>
      <w:r w:rsidR="0018166F">
        <w:rPr>
          <w:rFonts w:ascii="Cambria Math" w:hAnsi="Cambria Math" w:cs="Cambria Math"/>
        </w:rPr>
        <w:instrText>‐</w:instrText>
      </w:r>
      <w:r w:rsidR="0018166F">
        <w:instrText>interval fire has management implications. It suggests that actions should be directed away from imposing fires to preventing fires. Prevention can be controlled through management actions that limit ignitions, fire spread, and the damage sustained in areas that do burn. This study also demonstrates significant potential for changing fire regimes to drive large</w:instrText>
      </w:r>
      <w:r w:rsidR="0018166F">
        <w:rPr>
          <w:rFonts w:ascii="Cambria Math" w:hAnsi="Cambria Math" w:cs="Cambria Math"/>
        </w:rPr>
        <w:instrText>‐</w:instrText>
      </w:r>
      <w:r w:rsidR="0018166F">
        <w:instrText>scale, abrupt ecological change.","container-title":"Ecological Applications","DOI":"10.1002/eap.2626","ISSN":"1051-0761, 1939-5582","issue":"6","journalAbbreviation":"Ecological Applications","language":"en","page":"e2626","source":"DOI.org (Crossref)","title":"Fire</w:instrText>
      </w:r>
      <w:r w:rsidR="0018166F">
        <w:rPr>
          <w:rFonts w:ascii="Cambria Math" w:hAnsi="Cambria Math" w:cs="Cambria Math"/>
        </w:rPr>
        <w:instrText>‐</w:instrText>
      </w:r>
      <w:r w:rsidR="0018166F">
        <w:instrText>driven vegetation type conversion in Southern California","volume":"32","author":[{"family":"Syphard","given":"Alexandra D."},{"family":"Brennan","given":"Teresa J."},{"family":"Rustigian</w:instrText>
      </w:r>
      <w:r w:rsidR="0018166F">
        <w:rPr>
          <w:rFonts w:ascii="Cambria Math" w:hAnsi="Cambria Math" w:cs="Cambria Math"/>
        </w:rPr>
        <w:instrText>‐</w:instrText>
      </w:r>
      <w:r w:rsidR="0018166F">
        <w:instrText>Romsos","given":"Heather"},{"family":"Keeley","given":"Jon E."}],"issued":{"date-parts":[["2022",9]]}}},{"id":24387,"uris":["http://zotero.org/users/9539750/items/SE3DSZQL"],"itemData":{"id":24387,"type":"article-journal","abstract":"Abstract\n            \n              Aim\n              In Southern California, native woody shrublands known as chaparral support exceptional biodiversity. However, large</w:instrText>
      </w:r>
      <w:r w:rsidR="0018166F">
        <w:rPr>
          <w:rFonts w:ascii="Cambria Math" w:hAnsi="Cambria Math" w:cs="Cambria Math"/>
        </w:rPr>
        <w:instrText>‐</w:instrText>
      </w:r>
      <w:r w:rsidR="0018166F">
        <w:instrText>scale conversion of chaparral into largely exotic herbaceous cover is a major ecological threat and serious conservation concern. Due to substantial uncertainty regarding the causes and extent of this vegetation change, we aimed to quantify the primary drivers of and map potentially vulnerable locations for vegetation type conversion from woody into herbaceous cover.\n            \n            \n              Location\n              \n                Santa Monica Mountains National Recreational Area, Southern California,\n                USA\n                .\n              \n            \n            \n              Methods\n              We used air photograph image interpretation to quantify the extent to which chaparral shrublands transitioned to herbaceous cover from 1943 to 2014 across nearly 800 randomly located plots. Comparing plots that remained chaparral to those that converted to herbaceous cover, we performed hierarchical partitioning to quantify the independent contribution of a range of explanatory variables, and then used classification trees to explore variable interactions. We also developed a spatial model to create a seamless map delineating relative probability of type conversion.\n            \n            \n              Results\n              Of the original plots that were chaparral in 1943, 284 (36%) changed cover by 2014, with 79 completely converting, and 142 mostly converting to herbaceous cover. The primary mechanism behind shrubland decline and replacement was short intervals between fires (&lt;=10 years), and type conversion was most likely to occur in arid parts of the landscape with low topographic heterogeneity and close proximity to trails and roads. Predictive maps delineated several hotspots with environmental conditions similar to those of type</w:instrText>
      </w:r>
      <w:r w:rsidR="0018166F">
        <w:rPr>
          <w:rFonts w:ascii="Cambria Math" w:hAnsi="Cambria Math" w:cs="Cambria Math"/>
        </w:rPr>
        <w:instrText>‐</w:instrText>
      </w:r>
      <w:r w:rsidR="0018166F">
        <w:instrText>converted plots.\n            \n            \n              Main conclusions\n              Chaparral type conversion is a widespread conservation concern, and results here suggest that short</w:instrText>
      </w:r>
      <w:r w:rsidR="0018166F">
        <w:rPr>
          <w:rFonts w:ascii="Cambria Math" w:hAnsi="Cambria Math" w:cs="Cambria Math"/>
        </w:rPr>
        <w:instrText>‐</w:instrText>
      </w:r>
      <w:r w:rsidR="0018166F">
        <w:instrText>interval fire and landscape disturbance are the most likely factors to exacerbate it, particularly in water</w:instrText>
      </w:r>
      <w:r w:rsidR="0018166F">
        <w:rPr>
          <w:rFonts w:ascii="Cambria Math" w:hAnsi="Cambria Math" w:cs="Cambria Math"/>
        </w:rPr>
        <w:instrText>‐</w:instrText>
      </w:r>
      <w:r w:rsidR="0018166F">
        <w:instrText xml:space="preserve">limited portions of the landscape where chaparral is subject to greater physiological stress and slower recovery. Reducing fire ignitions and mapping vulnerable areas may be important strategies for prevention.","container-title":"Diversity and Distributions","DOI":"10.1111/ddi.12827","ISSN":"1366-9516, 1472-4642","issue":"1","journalAbbreviation":"Diversity and Distributions","language":"en","page":"90-101","source":"DOI.org (Crossref)","title":"Drivers of chaparral type conversion to herbaceous vegetation in coastal Southern California","volume":"25","author":[{"family":"Syphard","given":"Alexandra D."},{"family":"Brennan","given":"Teresa J."},{"family":"Keeley","given":"Jon E."}],"editor":[{"family":"Vaclavik","given":"Tomas"}],"issued":{"date-parts":[["2019",1]]}}}],"schema":"https://github.com/citation-style-language/schema/raw/master/csl-citation.json"} </w:instrText>
      </w:r>
      <w:r w:rsidR="0018166F">
        <w:fldChar w:fldCharType="separate"/>
      </w:r>
      <w:r w:rsidR="0018166F" w:rsidRPr="0018166F">
        <w:t>(65–67)</w:t>
      </w:r>
      <w:r w:rsidR="0018166F">
        <w:fldChar w:fldCharType="end"/>
      </w:r>
      <w:r w:rsidR="00F91B65" w:rsidRPr="008D52F2">
        <w:t xml:space="preserve"> as well as in field experiments</w:t>
      </w:r>
      <w:r w:rsidR="0018166F">
        <w:t xml:space="preserve"> </w:t>
      </w:r>
      <w:r w:rsidR="0018166F">
        <w:fldChar w:fldCharType="begin"/>
      </w:r>
      <w:r w:rsidR="0018166F">
        <w:instrText xml:space="preserve"> ADDIN ZOTERO_ITEM CSL_CITATION {"citationID":"UnTX0caP","properties":{"formattedCitation":"(23, 24)","plainCitation":"(23, 24)","noteIndex":0},"citationItems":[{"id":24354,"uris":["http://zotero.org/users/9539750/items/AXIEJC2U"],"itemData":{"id":24354,"type":"article-journal","abstract":"Research Highlights: A small, long-term decrease in the water availability in a Mediterranean holm oak forest elicited strong effects on tree stem growth, mortality, and species composition, which led to changes in the ecosystem function and service provision. Background and Objectives: Many forest ecosystems are increasingly challenged by stress conditions under climate change. These new environmental constraints may drive changes in species distribution and ecosystem function. Materials and Methods: An evergreen Mediterranean holm oak (Quercus ilex L.) forest was subjected to 21 consecutive years of experimental drought (performing 30% of rainfall exclusion resulted in a 15% decrease in soil moisture). The effects of the annual climatic conditions and the experimental drought on a tree and shrub basal area increment were studied, with a focus on the two most dominant species (Q. ilex and the tall shrub Phillyrea latifolia L.). Results: Stem growth decreased and tree mortality increased under the experimental drought conditions and in hot and dry years. These effects differed between the two dominant species: the basal area of Q. ilex (the current, supradominant species) was dependent on water availability and climatic conditions, whereas P. latifolia was more tolerant to drought and experienced increased growth rates in plots where Q. ilex decay rates were high. Conclusions: Our findings reveal that small changes in water availability drive changes in species growth, composition, and distribution, as demonstrated by the continuous and ongoing replacement of the current supradominant Q. ilex by the subdominant P. latifolia, which is better adapted to tolerate hot and dry environments. The consequences of these ecological transformations for ecosystem function and service provision to human society are discussed.","container-title":"Forests","DOI":"10.3390/f12030306","ISSN":"1999-4907","issue":"3","language":"en","license":"http://creativecommons.org/licenses/by/3.0/","note":"publisher: Multidisciplinary Digital Publishing Institute","page":"306","source":"www.mdpi.com","title":"Climate Change Effects in a Mediterranean Forest Following 21 Consecutive Years of Experimental Drought","volume":"12","author":[{"family":"Ogaya","given":"Romà"},{"family":"Peñuelas","given":"Josep"}],"issued":{"date-parts":[["2021",3]]}}},{"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18166F">
        <w:fldChar w:fldCharType="separate"/>
      </w:r>
      <w:r w:rsidR="0018166F" w:rsidRPr="0018166F">
        <w:t>(23, 24)</w:t>
      </w:r>
      <w:r w:rsidR="0018166F">
        <w:fldChar w:fldCharType="end"/>
      </w:r>
      <w:r w:rsidR="00F91B65" w:rsidRPr="008D52F2">
        <w:t>, with drought being a factor that drives vegetation type conversion from chaparral ecosystems to exotic grasslands in California</w:t>
      </w:r>
      <w:r w:rsidR="0018166F">
        <w:t xml:space="preserve"> </w:t>
      </w:r>
      <w:r w:rsidR="0018166F">
        <w:fldChar w:fldCharType="begin"/>
      </w:r>
      <w:r w:rsidR="0018166F">
        <w:instrText xml:space="preserve"> ADDIN ZOTERO_ITEM CSL_CITATION {"citationID":"veJRGZpM","properties":{"formattedCitation":"(24, 66, 67)","plainCitation":"(24, 66, 67)","noteIndex":0},"citationItems":[{"id":49,"uris":["http://zotero.org/users/9539750/items/ZYJXFRSP"],"itemData":{"id":49,"type":"article-journal","abstract":"Vegetation-type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N."},{"family":"Parker","given":"Scot"}],"issued":{"date-parts":[["2014"]]}}},{"id":24391,"uris":["http://zotero.org/users/9539750/items/EUAJQL35"],"itemData":{"id":24391,"type":"article-journal","abstract":"Abstract\n            One consequence of global change causing widespread concern is the possibility of ecosystem conversions from one type to another. A classic example of this is vegetation type conversion (VTC) from native woody shrublands to invasive annual grasslands in the biodiversity hotspot of Southern California. Although the significance of this problem is well recognized, understanding where, how much, and why this change is occurring remains elusive owing to differences in results from studies conducted using different methods, spatial extents, and scales. Disagreement has arisen particularly over the relative importance of short</w:instrText>
      </w:r>
      <w:r w:rsidR="0018166F">
        <w:rPr>
          <w:rFonts w:ascii="Cambria Math" w:hAnsi="Cambria Math" w:cs="Cambria Math"/>
        </w:rPr>
        <w:instrText>‐</w:instrText>
      </w:r>
      <w:r w:rsidR="0018166F">
        <w:instrText>interval fires in driving these changes. Chronosequence approaches that use space for time to estimate changes have produced different results than studies of changes at a site over time. Here we calculated the percentage woody and herbaceous cover across Southern California using air photos from ~1950 to 2019. We assessed the extent of woody cover change and the relative importance of fire history, topography, soil moisture, and distance to human infrastructure in explaining change across a hierarchy of spatial extents and regions. We found substantial net decline in woody cover and expansion of herbaceous vegetation across all regions, but the most dramatic changes occurred in the northern interior and southern coastal areas. Variables related to frequent, short</w:instrText>
      </w:r>
      <w:r w:rsidR="0018166F">
        <w:rPr>
          <w:rFonts w:ascii="Cambria Math" w:hAnsi="Cambria Math" w:cs="Cambria Math"/>
        </w:rPr>
        <w:instrText>‐</w:instrText>
      </w:r>
      <w:r w:rsidR="0018166F">
        <w:instrText>interval fire were consistently top ranked as the explanation for shrub to grassland type conversion, but low soil moisture and topographic complexity were also strong correlates. Despite the consistent importance of fire, there was substantial geographical variation in the relative importance of drivers, and these differences resulted in different mapped predictions of VTC. This geographical variation is important to recognize for management decision</w:instrText>
      </w:r>
      <w:r w:rsidR="0018166F">
        <w:rPr>
          <w:rFonts w:ascii="Cambria Math" w:hAnsi="Cambria Math" w:cs="Cambria Math"/>
        </w:rPr>
        <w:instrText>‐</w:instrText>
      </w:r>
      <w:r w:rsidR="0018166F">
        <w:instrText>making and, in addition to differences in methodological design, may also partly explain differences in previous study results. The overwhelming importance of short</w:instrText>
      </w:r>
      <w:r w:rsidR="0018166F">
        <w:rPr>
          <w:rFonts w:ascii="Cambria Math" w:hAnsi="Cambria Math" w:cs="Cambria Math"/>
        </w:rPr>
        <w:instrText>‐</w:instrText>
      </w:r>
      <w:r w:rsidR="0018166F">
        <w:instrText>interval fire has management implications. It suggests that actions should be directed away from imposing fires to preventing fires. Prevention can be controlled through management actions that limit ignitions, fire spread, and the damage sustained in areas that do burn. This study also demonstrates significant potential for changing fire regimes to drive large</w:instrText>
      </w:r>
      <w:r w:rsidR="0018166F">
        <w:rPr>
          <w:rFonts w:ascii="Cambria Math" w:hAnsi="Cambria Math" w:cs="Cambria Math"/>
        </w:rPr>
        <w:instrText>‐</w:instrText>
      </w:r>
      <w:r w:rsidR="0018166F">
        <w:instrText>scale, abrupt ecological change.","container-title":"Ecological Applications","DOI":"10.1002/eap.2626","ISSN":"1051-0761, 1939-5582","issue":"6","journalAbbreviation":"Ecological Applications","language":"en","page":"e2626","source":"DOI.org (Crossref)","title":"Fire</w:instrText>
      </w:r>
      <w:r w:rsidR="0018166F">
        <w:rPr>
          <w:rFonts w:ascii="Cambria Math" w:hAnsi="Cambria Math" w:cs="Cambria Math"/>
        </w:rPr>
        <w:instrText>‐</w:instrText>
      </w:r>
      <w:r w:rsidR="0018166F">
        <w:instrText>driven vegetation type conversion in Southern California","volume":"32","author":[{"family":"Syphard","given":"Alexandra D."},{"family":"Brennan","given":"Teresa J."},{"family":"Rustigian</w:instrText>
      </w:r>
      <w:r w:rsidR="0018166F">
        <w:rPr>
          <w:rFonts w:ascii="Cambria Math" w:hAnsi="Cambria Math" w:cs="Cambria Math"/>
        </w:rPr>
        <w:instrText>‐</w:instrText>
      </w:r>
      <w:r w:rsidR="0018166F">
        <w:instrText>Romsos","given":"Heather"},{"family":"Keeley","given":"Jon E."}],"issued":{"date-parts":[["2022",9]]}}},{"id":24387,"uris":["http://zotero.org/users/9539750/items/SE3DSZQL"],"itemData":{"id":24387,"type":"article-journal","abstract":"Abstract\n            \n              Aim\n              In Southern California, native woody shrublands known as chaparral support exceptional biodiversity. However, large</w:instrText>
      </w:r>
      <w:r w:rsidR="0018166F">
        <w:rPr>
          <w:rFonts w:ascii="Cambria Math" w:hAnsi="Cambria Math" w:cs="Cambria Math"/>
        </w:rPr>
        <w:instrText>‐</w:instrText>
      </w:r>
      <w:r w:rsidR="0018166F">
        <w:instrText>scale conversion of chaparral into largely exotic herbaceous cover is a major ecological threat and serious conservation concern. Due to substantial uncertainty regarding the causes and extent of this vegetation change, we aimed to quantify the primary drivers of and map potentially vulnerable locations for vegetation type conversion from woody into herbaceous cover.\n            \n            \n              Location\n              \n                Santa Monica Mountains National Recreational Area, Southern California,\n                USA\n                .\n              \n            \n            \n              Methods\n              We used air photograph image interpretation to quantify the extent to which chaparral shrublands transitioned to herbaceous cover from 1943 to 2014 across nearly 800 randomly located plots. Comparing plots that remained chaparral to those that converted to herbaceous cover, we performed hierarchical partitioning to quantify the independent contribution of a range of explanatory variables, and then used classification trees to explore variable interactions. We also developed a spatial model to create a seamless map delineating relative probability of type conversion.\n            \n            \n              Results\n              Of the original plots that were chaparral in 1943, 284 (36%) changed cover by 2014, with 79 completely converting, and 142 mostly converting to herbaceous cover. The primary mechanism behind shrubland decline and replacement was short intervals between fires (&lt;=10 years), and type conversion was most likely to occur in arid parts of the landscape with low topographic heterogeneity and close proximity to trails and roads. Predictive maps delineated several hotspots with environmental conditions similar to those of type</w:instrText>
      </w:r>
      <w:r w:rsidR="0018166F">
        <w:rPr>
          <w:rFonts w:ascii="Cambria Math" w:hAnsi="Cambria Math" w:cs="Cambria Math"/>
        </w:rPr>
        <w:instrText>‐</w:instrText>
      </w:r>
      <w:r w:rsidR="0018166F">
        <w:instrText>converted plots.\n            \n            \n              Main conclusions\n              Chaparral type conversion is a widespread conservation concern, and results here suggest that short</w:instrText>
      </w:r>
      <w:r w:rsidR="0018166F">
        <w:rPr>
          <w:rFonts w:ascii="Cambria Math" w:hAnsi="Cambria Math" w:cs="Cambria Math"/>
        </w:rPr>
        <w:instrText>‐</w:instrText>
      </w:r>
      <w:r w:rsidR="0018166F">
        <w:instrText>interval fire and landscape disturbance are the most likely factors to exacerbate it, particularly in water</w:instrText>
      </w:r>
      <w:r w:rsidR="0018166F">
        <w:rPr>
          <w:rFonts w:ascii="Cambria Math" w:hAnsi="Cambria Math" w:cs="Cambria Math"/>
        </w:rPr>
        <w:instrText>‐</w:instrText>
      </w:r>
      <w:r w:rsidR="0018166F">
        <w:instrText xml:space="preserve">limited portions of the landscape where chaparral is subject to greater physiological stress and slower recovery. Reducing fire ignitions and mapping vulnerable areas may be important strategies for prevention.","container-title":"Diversity and Distributions","DOI":"10.1111/ddi.12827","ISSN":"1366-9516, 1472-4642","issue":"1","journalAbbreviation":"Diversity and Distributions","language":"en","page":"90-101","source":"DOI.org (Crossref)","title":"Drivers of chaparral type conversion to herbaceous vegetation in coastal Southern California","volume":"25","author":[{"family":"Syphard","given":"Alexandra D."},{"family":"Brennan","given":"Teresa J."},{"family":"Keeley","given":"Jon E."}],"editor":[{"family":"Vaclavik","given":"Tomas"}],"issued":{"date-parts":[["2019",1]]}}}],"schema":"https://github.com/citation-style-language/schema/raw/master/csl-citation.json"} </w:instrText>
      </w:r>
      <w:r w:rsidR="0018166F">
        <w:fldChar w:fldCharType="separate"/>
      </w:r>
      <w:r w:rsidR="0018166F" w:rsidRPr="0018166F">
        <w:t>(24, 66, 67)</w:t>
      </w:r>
      <w:r w:rsidR="0018166F">
        <w:fldChar w:fldCharType="end"/>
      </w:r>
      <w:r w:rsidR="00F91B65" w:rsidRPr="008D52F2">
        <w:t xml:space="preserve">. Such </w:t>
      </w:r>
      <w:del w:id="15" w:author="Brian Chung" w:date="2025-10-21T00:54:00Z" w16du:dateUtc="2025-10-21T07:54:00Z">
        <w:r w:rsidR="00F91B65" w:rsidRPr="008D52F2" w:rsidDel="00B50A4B">
          <w:delText>vegetation type conversions</w:delText>
        </w:r>
      </w:del>
      <w:ins w:id="16" w:author="Brian Chung" w:date="2025-10-21T00:54:00Z" w16du:dateUtc="2025-10-21T07:54:00Z">
        <w:r w:rsidR="00B50A4B">
          <w:t>changes in plant community composition</w:t>
        </w:r>
      </w:ins>
      <w:r w:rsidR="00F91B65" w:rsidRPr="008D52F2">
        <w:t xml:space="preserve"> must be included in future experiments as they can change the litter that microbes decompose, affecting microbial communities, their traits, and decomposition rates</w:t>
      </w:r>
      <w:r w:rsidR="0018166F">
        <w:t xml:space="preserve"> </w:t>
      </w:r>
      <w:r w:rsidR="0018166F">
        <w:fldChar w:fldCharType="begin"/>
      </w:r>
      <w:r w:rsidR="0018166F">
        <w:instrText xml:space="preserve"> ADDIN ZOTERO_ITEM CSL_CITATION {"citationID":"vTdLG3tz","properties":{"formattedCitation":"(68)","plainCitation":"(68)","noteIndex":0},"citationItems":[{"id":24394,"uris":["http://zotero.org/users/9539750/items/59PIBQ7K"],"itemData":{"id":24394,"type":"article-journal","abstract":"• Plant invasion potentially alters ecosystem carbon (C) and nitrogen (N) cycles. However, the overall direction and magnitude of such alterations are poorly quantified. • Here, 94 experimental studies were synthesized, using a meta-analysis approach, to quantify the changes of 20 variables associated with C and N cycles, including their pools, fluxes, and other related parameters in response to plant invasion. • Pool variables showed significant changes in invaded ecosystems relative to native ecosystems, ranging from a 5% increase in root carbon stock to a 133% increase in shoot C stock. Flux variables, such as above-ground net primary production and litter decomposition, increased by 50–120% in invaded ecosystems, compared with native ones. Plant N concentration, soil and concentrations were 40, 30 and 17% higher in invaded than in native ecosystems, respectively. Increases in plant production and soil N availability indicate that there was positive feedback between plant invasion and C and N cycles in invaded ecosystems. • Invasions by woody and N-fixing plants tended to have greater impacts on C and N cycles than those by herbaceous and nonN-fixing plants, respectively. The responses to plant invasion are not different among forests, grasslands, and wetlands. All of these changes suggest that plant invasion profoundly influences ecosystem processes.","container-title":"New Phytologist","DOI":"10.1111/j.1469-8137.2007.02290.x","ISSN":"1469-8137","issue":"3","language":"en","note":"_eprint: https://nph.onlinelibrary.wiley.com/doi/pdf/10.1111/j.1469-8137.2007.02290.x","page":"706-714","source":"Wiley Online Library","title":"Altered ecosystem carbon and nitrogen cycles by plant invasion: a meta-analysis","title-short":"Altered ecosystem carbon and nitrogen cycles by plant invasion","volume":"177","author":[{"family":"Liao","given":"Chengzhang"},{"family":"Peng","given":"Ronghao"},{"family":"Luo","given":"Yiqi"},{"family":"Zhou","given":"Xuhui"},{"family":"Wu","given":"Xiaowen"},{"family":"Fang","given":"Changming"},{"family":"Chen","given":"Jiakuan"},{"family":"Li","given":"Bo"}],"issued":{"date-parts":[["2008"]]}}}],"schema":"https://github.com/citation-style-language/schema/raw/master/csl-citation.json"} </w:instrText>
      </w:r>
      <w:r w:rsidR="0018166F">
        <w:fldChar w:fldCharType="separate"/>
      </w:r>
      <w:r w:rsidR="0018166F" w:rsidRPr="0018166F">
        <w:t>(68)</w:t>
      </w:r>
      <w:r w:rsidR="0018166F">
        <w:fldChar w:fldCharType="end"/>
      </w:r>
      <w:r w:rsidR="00F91B65" w:rsidRPr="008D52F2">
        <w:t xml:space="preserve">. </w:t>
      </w:r>
      <w:r w:rsidRPr="008D52F2">
        <w:t>Furthermore, while our litter chemistry results are broadly consistent with litter chemistry results in other studies</w:t>
      </w:r>
      <w:r w:rsidR="0018166F">
        <w:t xml:space="preserve"> </w:t>
      </w:r>
      <w:r w:rsidR="0018166F">
        <w:fldChar w:fldCharType="begin"/>
      </w:r>
      <w:r w:rsidR="0018166F">
        <w:instrText xml:space="preserve"> ADDIN ZOTERO_ITEM CSL_CITATION {"citationID":"STXAzxuZ","properties":{"formattedCitation":"(13, 20, 21, 29, 30, 32)","plainCitation":"(13, 20, 21, 29, 30, 32)","noteIndex":0},"citationItems":[{"id":29,"uris":["http://zotero.org/users/9539750/items/6LSFTCF6"],"itemData":{"id":29,"type":"article-journal","abstract":"Rates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H."}],"issued":{"date-parts":[["2013"]]}}},{"id":35,"uris":["http://zotero.org/users/9539750/items/S7QK4U5H"],"itemData":{"id":35,"type":"article-journal","abstract":"A 6-year field experiment of drought manipulation was performed in a Mediterranean forest with the aim of determining the effects of the drought predicted by most climate and ecophysiological models on the C and N concentration, accumulation, and stoichiometry in plants and soil. Drought had different effects among dominant species. In Quercus ilex, it increased the C/P ratio in wood and roots, N concentrations in roots and litter, and N/P ratio in wood and roots and decreased the C concentration in roots, C/N ratio in roots and litter, and C/P ratio in litter. In Arbutus unedo, drought increased the N concentration in litter and decreased the N concentration in leaves, thus decreasing N leaf reabsorption. No significant changes in C and N concentrations were found in Phillyrea latifolia. Drought affected the P plant absorption capacity more than that of N (more mobile). There was a general decreasing trend of C and N accumulation in aboveground biomass, with this effect being significant in A. unedo, which accumulated 80% less C and lost 2 kg ha−1 of N in aboveground biomass in drought plots in the period 1999–2005, whereas in this same period it accumulated 9 kg ha−1 of N in total aboveground biomass in control plots. Total soil N and soil organic C increased in droughted soils. The effects of drought on C/N/P stoichiometry and N uptake capacity were different among the three dominant plant species. Q. ilex and A. unedo were more sensitive to drought than P. latifolia. The increase in C/P and N/P ratios in Q. ilex and the decrease in N uptake in A. unedo might decrease their competitive capacity under drought by decreasing water use efficiency. These results altogether indicated slower C and N mineralization and lower N plant capture, N leaf reabsorption, and N accumulation in some dominant plant species in response to drought, thus reducing C and N soil turnover, increasing C and N accumulation in soil, and reducing C and N at the stand level.","container-title":"Forest Science","DOI":"10.1093/forestscience/54.5.513","ISSN":"0015-749X","issue":"5","journalAbbreviation":"Forest Science","note":"number: 5","page":"513-522","source":"Silverchair","title":"Drought-Induced Changes in C and N Stoichiometry in a Quercus ilex Mediterranean Forest","volume":"54","author":[{"family":"Sardans","given":"Jordi"},{"family":"Peñuelas","given":"Josep"},{"family":"Ogaya","given":"Romà"}],"issued":{"date-parts":[["2008",10,1]]}}},{"id":23931,"uris":["http://zotero.org/users/9539750/items/XCYV28D5"],"itemData":{"id":23931,"type":"article-journal","abstract":"The process of nutrient retranslocation from plant leaves during senescence subsequently affects both plant growth and soil nutrient cycling; changes in either of these could potentially feed back to climate change. Although elemental nutrient resorption has been shown to respond modestly to temperature and precipitation, we know remarkably little about the influence of increasing intensities of drought and warming on the resorption of different classes of plant metabolites. We studied the effect of warming and altered precipitation on the production and resorption of metabolites in Quercus rubra. The combination of warming and drought produced a higher abundance of compounds that can help to mitigate climatic stress by functioning as osmoregulators and antioxidants, including important intermediaries of the tricarboxylic acid (TCA) cycle, amino acids including proline and citrulline, and polyamines such as putrescine. Resorption efficiencies (REs) of extractable metabolites surprisingly had opposite responses to drought and warming; drought treatments generally increased RE of metabolites compared to ambient and wet treatments, while warming decreased RE. However, RE of total N differed markedly from that of extractable metabolites such as amino acids; for instance, droughted plants resorbed a smaller fraction of elemental N from their leaves than plants exposed to the ambient control. In contrast, plants in drought treatment resorbed amino acids more efficiently (&gt;90%) than those in ambient (65–77%) or wet (42–58%) treatments. Across the climate treatments, the RE of elemental N correlated negatively with tissue tannin concentration, indicating that polyphenols produced in leaves under climatic stress could interfere with N resorption. Thus, senesced leaves from drier conditions might have a lower nutritive value to soil heterotrophs during the initial stages of litter decomposition despite a higher elemental N content of these tissues. Our results suggest that N resorption may be controlled not only by plant demand, but also by climatic influences on the production and resorption of plant metabolites. As climate–carbon models incorporate increasingly sophisticated nutrient cycles, these results highlight the need to adequately understand plant physiological responses to climatic variables.","container-title":"Global Change Biology","DOI":"10.1111/gcb.13033","ISSN":"1365-2486","issue":"11","language":"en","license":"© 2015 John Wiley &amp; Sons Ltd","note":"_eprint: https://onlinelibrary.wiley.com/doi/pdf/10.1111/gcb.13033","page":"4177-4195","source":"Wiley Online Library","title":"Warming and drought differentially influence the production and resorption of elemental and metabolic nitrogen pools in Quercus rubra","volume":"21","author":[{"family":"Suseela","given":"Vidya"},{"family":"Tharayil","given":"Nishanth"},{"family":"Xing","given":"Baoshan"},{"family":"Dukes","given":"Jeffrey S."}],"issued":{"date-parts":[["2015"]]}}},{"id":24393,"uris":["http://zotero.org/users/9539750/items/GVBHKBGT"],"itemData":{"id":24393,"type":"article-journal","abstract":"Rates of litter decomposition in dryland ecosystems are consistently underestimated by decomposition models driven by temperature, moisture, and litter chemistry. The most common explanation for this pattern is that ultraviolet radiation (UV) increases decomposition through photodegradation of the litter lignin fraction. Alternatively, UV could increase decomposition through effects on microbial activity. To assess the mechanisms underlying UV photodegradation in a semiarid climate, we exposed high</w:instrText>
      </w:r>
      <w:r w:rsidR="0018166F">
        <w:rPr>
          <w:rFonts w:ascii="Cambria Math" w:hAnsi="Cambria Math" w:cs="Cambria Math"/>
        </w:rPr>
        <w:instrText>‐</w:instrText>
      </w:r>
      <w:r w:rsidR="0018166F">
        <w:instrText xml:space="preserve"> and low</w:instrText>
      </w:r>
      <w:r w:rsidR="0018166F">
        <w:rPr>
          <w:rFonts w:ascii="Cambria Math" w:hAnsi="Cambria Math" w:cs="Cambria Math"/>
        </w:rPr>
        <w:instrText>‐</w:instrText>
      </w:r>
      <w:r w:rsidR="0018166F">
        <w:instrText>lignin litter to ambient and blocked UV over 15 months in a Mediterranean ecosystem. We hypothesized that UV would increase litter mass loss, that UV would preferentially increase mass loss of the lignin fraction, and that UV would have a negative effect on microbial activity. Consistent with our first hypothesis, we found that UV</w:instrText>
      </w:r>
      <w:r w:rsidR="0018166F">
        <w:rPr>
          <w:rFonts w:ascii="Cambria Math" w:hAnsi="Cambria Math" w:cs="Cambria Math"/>
        </w:rPr>
        <w:instrText>‐</w:instrText>
      </w:r>
      <w:r w:rsidR="0018166F">
        <w:instrText>blocking reduced litter mass loss from 16% to 1% in high</w:instrText>
      </w:r>
      <w:r w:rsidR="0018166F">
        <w:rPr>
          <w:rFonts w:ascii="Cambria Math" w:hAnsi="Cambria Math" w:cs="Cambria Math"/>
        </w:rPr>
        <w:instrText>‐</w:instrText>
      </w:r>
      <w:r w:rsidR="0018166F">
        <w:instrText>lignin litter and from 29% to 17% in low</w:instrText>
      </w:r>
      <w:r w:rsidR="0018166F">
        <w:rPr>
          <w:rFonts w:ascii="Cambria Math" w:hAnsi="Cambria Math" w:cs="Cambria Math"/>
        </w:rPr>
        <w:instrText>‐</w:instrText>
      </w:r>
      <w:r w:rsidR="0018166F">
        <w:instrText>lignin litter. Contrary to our second hypothesis, UV treatment did not have a significant effect on lignin content in either litter type. Instead, UV</w:instrText>
      </w:r>
      <w:r w:rsidR="0018166F">
        <w:rPr>
          <w:rFonts w:ascii="Cambria Math" w:hAnsi="Cambria Math" w:cs="Cambria Math"/>
        </w:rPr>
        <w:instrText>‐</w:instrText>
      </w:r>
      <w:r w:rsidR="0018166F">
        <w:instrText xml:space="preserve">blocking significantly reduced cellulose and hemicellulose mass loss in both litter types. Contrary to our third hypothesis, we observed a positive effect of UV on both fungal abundance and the potential activities of several assayed extracellular enzymes. Additionally, under ambient UV only, we found significant correlations between potential activities of cellulase and oxidase enzymes and both the concentrations and degradation rates of their target compounds. Our results indicate that UV is a significant driver of litter mass loss in Mediterranean ecosystems, but not solely because UV directly degrades carbon compounds such as lignin. Rather, UV facilitates microbial degradation of litter compounds, such as cellulose and hemicellulose. Thus, unexpectedly high rates of litter decomposition previously attributed directly to UV in dryland ecosystems may actually derive from a synergistic interaction between UV and microbes.","container-title":"Ecology","DOI":"10.1890/14-1482.1","ISSN":"0012-9658, 1939-9170","issue":"7","journalAbbreviation":"Ecology","language":"en","license":"http://onlinelibrary.wiley.com/termsAndConditions#vor","page":"1994-2003","source":"DOI.org (Crossref)","title":"Ultraviolet photodegradation facilitates microbial litter decomposition in a Mediterranean climate","volume":"96","author":[{"family":"Baker","given":"Nameer R."},{"family":"Allison","given":"Steven D."}],"issued":{"date-parts":[["2015",7]]}}},{"id":24392,"uris":["http://zotero.org/users/9539750/items/QYK6NN9F"],"itemData":{"id":24392,"type":"article-journal","abstract":"Abiotic processes such as photodegradation play important roles in litter decomposition in semi-arid ecosystems. However, little is known about whether UV degradation responds similarly to factors controlling biotic decomposition rates, such as soil moisture and plant litter chemistry. Here, we evaluated the relative importance of UV degradation versus biotic decomposition in contrasting precipitation regimes for two species.","container-title":"Plant and Soil","DOI":"10.1007/s11104-019-04069-y","ISSN":"1573-5036","issue":"1","journalAbbreviation":"Plant Soil","language":"en","page":"265-276","source":"Springer Link","title":"Foliar litter chemistry mediates susceptibility to UV degradation in two dominant species from a semi-arid ecosystem","volume":"440","author":[{"family":"Esch","given":"Ellen H."},{"family":"King","given":"Jennifer Y."},{"family":"Cleland","given":"Elsa E."}],"issued":{"date-parts":[["2019",7,1]]}}},{"id":20817,"uris":["http://zotero.org/users/9539750/items/CFL6TVA8"],"itemData":{"id":20817,"type":"book","event-place":"Berlin, Heidelberg","ISBN":"978-3-642-38820-0","language":"en","license":"https://www.springernature.com/gp/researchers/text-and-data-mining","note":"DOI: 10.1007/978-3-642-38821-7","publisher":"Springer Berlin Heidelberg","publisher-place":"Berlin, Heidelberg","source":"DOI.org (Crossref)","title":"Plant Litter: Decomposition, Humus Formation, Carbon Sequestration","title-short":"Plant Litter","URL":"https://link.springer.com/10.1007/978-3-642-38821-7","author":[{"family":"Berg","given":"Björn"},{"family":"McClaugherty","given":"Charles"}],"accessed":{"date-parts":[["2024",11,25]]},"issued":{"date-parts":[["2014"]]}}}],"schema":"https://github.com/citation-style-language/schema/raw/master/csl-citation.json"} </w:instrText>
      </w:r>
      <w:r w:rsidR="0018166F">
        <w:fldChar w:fldCharType="separate"/>
      </w:r>
      <w:r w:rsidR="0018166F" w:rsidRPr="0018166F">
        <w:t>(13, 20, 21, 29, 30, 32)</w:t>
      </w:r>
      <w:r w:rsidR="0018166F">
        <w:fldChar w:fldCharType="end"/>
      </w:r>
      <w:r w:rsidRPr="008D52F2">
        <w:t>, it is difficult to tease apart certain litter fractions and their responses to drought with our FTIR-derived litter chemistry data. A more quantitative and higher resolution method of analyzing litter chemistry changes might provide clearer results.</w:t>
      </w:r>
    </w:p>
    <w:p w14:paraId="5B9F4A0D" w14:textId="74D964B8" w:rsidR="00F91B65" w:rsidRPr="008D52F2" w:rsidRDefault="00F91B65" w:rsidP="004F5140">
      <w:pPr>
        <w:jc w:val="both"/>
      </w:pPr>
    </w:p>
    <w:p w14:paraId="460F78D5" w14:textId="168B9B5C" w:rsidR="005B12DA" w:rsidRPr="008D52F2" w:rsidRDefault="00000000" w:rsidP="004F5140">
      <w:pPr>
        <w:jc w:val="both"/>
      </w:pPr>
      <w:r w:rsidRPr="008D52F2">
        <w:t>Consistent with our study, studies of litter decomposition in Mediterranean ecosystems so far indicate that drought-induced changes in litter chemistry either do not influence decomposition rates</w:t>
      </w:r>
      <w:r w:rsidR="00E576F8">
        <w:t xml:space="preserve"> </w:t>
      </w:r>
      <w:r w:rsidR="00E576F8">
        <w:fldChar w:fldCharType="begin"/>
      </w:r>
      <w:r w:rsidR="00E576F8">
        <w:instrText xml:space="preserve"> ADDIN ZOTERO_ITEM CSL_CITATION {"citationID":"j4QxpGvu","properties":{"formattedCitation":"(13, 25)","plainCitation":"(13, 25)","noteIndex":0},"citationItems":[{"id":29,"uris":["http://zotero.org/users/9539750/items/6LSFTCF6"],"itemData":{"id":29,"type":"article-journal","abstract":"Rates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H."}],"issued":{"date-parts":[["2013"]]}}},{"id":32,"uris":["http://zotero.org/users/9539750/items/BHE9AWEF"],"itemData":{"id":32,"type":"article-journal","abstract":"Terrestrial ecosystem models assume that microbial communities respond instantaneously, or are immediately resilient, to environmental change. Here we tested this assumption by quantifying the resilience of a leaf litter community to changes in precipitation or nitrogen availability. By manipulating composition within a global change experiment, we decoupled the legacies of abiotic parameters versus that of the microbial community itself. After one rainy season, more variation in fungal composition could be explained by the original microbial inoculum than the litterbag environment (18% versus 5.5% of total variation). This compositional legacy persisted for 3 years, when 6% of the variability in fungal composition was still explained by the microbial origin. In contrast, bacterial composition was generally more resilient than fungal composition. Microbial functioning (measured as decomposition rate) was not immediately resilient to the global change manipulations; decomposition depended on both the contemporary environment and rainfall the year prior. Finally, using metagenomic sequencing, we showed that changes in precipitation, but not nitrogen availability, altered the potential for bacterial carbohydrate degradation, suggesting why the functional consequences of the two experiments may have differed. Predictions of how terrestrial ecosystem processes respond to environmental change may thus be improved by considering the legacies of microbial communities.","container-title":"The ISME Journal","DOI":"10.1038/ismej.2016.122","ISSN":"1751-7370","issue":"2","journalAbbreviation":"ISME J","language":"en","license":"2017 The Author(s)","note":"number: 2\npublisher: Nature Publishing Group","page":"490-499","source":"www.nature.com","title":"Microbial legacies alter decomposition in response to simulated global change","volume":"11","author":[{"family":"Martiny","given":"Jennifer BH"},{"family":"Martiny","given":"Adam C."},{"family":"Weihe","given":"Claudia"},{"family":"Lu","given":"Ying"},{"family":"Berlemont","given":"Renaud"},{"family":"Brodie","given":"Eoin L."},{"family":"Goulden","given":"Michael L."},{"family":"Treseder","given":"Kathleen K."},{"family":"Allison","given":"Steven D."}],"issued":{"date-parts":[["2017",2]]}}}],"schema":"https://github.com/citation-style-language/schema/raw/master/csl-citation.json"} </w:instrText>
      </w:r>
      <w:r w:rsidR="00E576F8">
        <w:fldChar w:fldCharType="separate"/>
      </w:r>
      <w:r w:rsidR="00E576F8" w:rsidRPr="00E576F8">
        <w:t>(13, 25)</w:t>
      </w:r>
      <w:r w:rsidR="00E576F8">
        <w:fldChar w:fldCharType="end"/>
      </w:r>
      <w:r w:rsidRPr="008D52F2">
        <w:t xml:space="preserve"> or do not influence decomposition rates as much as direct effects of drought</w:t>
      </w:r>
      <w:r w:rsidR="00E576F8">
        <w:t xml:space="preserve"> </w:t>
      </w:r>
      <w:r w:rsidR="00E576F8">
        <w:fldChar w:fldCharType="begin"/>
      </w:r>
      <w:r w:rsidR="00E576F8">
        <w:instrText xml:space="preserve"> ADDIN ZOTERO_ITEM CSL_CITATION {"citationID":"xQSqctEu","properties":{"formattedCitation":"(69)","plainCitation":"(69)","noteIndex":0},"citationItems":[{"id":24149,"uris":["http://zotero.org/users/9539750/items/ZSFICUC4"],"itemData":{"id":24149,"type":"article-journal","abstract":"AbstractLeaf litter decomposition is a key component of global biogeochemical cycles that influence soil carbon storage, nutrient availability and plant productivity. Ongoing climate change will lead to warmer and drier conditions in many dryland regions, potentially affecting litter decomposition and nutrient dynamics. Climate change effects can be direct and/or indirect, for example, through changes in litter quality, yet their relative importance on litter decomposition remains unclear.We conducted a manipulative study in a semi</w:instrText>
      </w:r>
      <w:r w:rsidR="00E576F8">
        <w:rPr>
          <w:rFonts w:ascii="Cambria Math" w:hAnsi="Cambria Math" w:cs="Cambria Math"/>
        </w:rPr>
        <w:instrText>‐</w:instrText>
      </w:r>
      <w:r w:rsidR="00E576F8">
        <w:instrText>arid shrubland to assess the effects of leaf litter quality, forecasted climate change, that is, +2.5°C warming (W), 30% rainfall reduction (RR) as well as their interaction (W + RR) to elucidate their relative effects on litter decomposition.Climatic effects alone reduced decomposition of a homogeneous Control leaf litter collected from Helianthemum squamatum shrubs growing in unmanipulated plots by 23.4%, 18.1% and 29.8% in the W, RR and W + RR treatments respectively. Leaf litter quality was lower in shrubs that had been growing in warmed plots (W and W + RR), as they had lower nutrient concentrations (P, Fe) and higher C:N and C:P ratios than leaf litter produced under ambient (Control) conditions. Lignin concentration was significantly lower in litter from W + RR plots, yet when both climate and litter quality were considered simultaneously, decomposition rates were 32.0%, 26.3% and 39.9% lower in W, RR and W + RR plots compared to Controls. In addition, we found greater microbial N immobilization in leaf litter incubated within warmed (W and W + RR) than within non</w:instrText>
      </w:r>
      <w:r w:rsidR="00E576F8">
        <w:rPr>
          <w:rFonts w:ascii="Cambria Math" w:hAnsi="Cambria Math" w:cs="Cambria Math"/>
        </w:rPr>
        <w:instrText>‐</w:instrText>
      </w:r>
      <w:r w:rsidR="00E576F8">
        <w:instrText>warmed plots (Control and RR). Structural equation modelling showed that higher litter moisture and microbial biomass contents stimulated decomposition. Simulated climate change (W, RR and W + RR) reduced decomposition indirectly by negatively affecting litter moisture contents and litter microbial biomass. Microbial nitrogen immobilization was stimulated by the lower quality (i.e. high C:N ratios) of the leaf litter collected in shrubs from warmed plots (W and W + RR).Synthesis. Our findings indicate that forecasted climate change conditions slow down C and N cycling in a dryland ecosystem, an effect that is further exacerbated by climate change</w:instrText>
      </w:r>
      <w:r w:rsidR="00E576F8">
        <w:rPr>
          <w:rFonts w:ascii="Cambria Math" w:hAnsi="Cambria Math" w:cs="Cambria Math"/>
        </w:rPr>
        <w:instrText>‐</w:instrText>
      </w:r>
      <w:r w:rsidR="00E576F8">
        <w:instrText xml:space="preserve">induced reductions in litter quality and related reductions in bacterial and fungal biomass in litter.","container-title":"Journal of Ecology","DOI":"10.1111/1365-2745.13168","ISSN":"0022-0477, 1365-2745","issue":"5","language":"en","license":"http://onlinelibrary.wiley.com/termsAndConditions#vor","note":"publisher: Wiley","page":"2364-2382","source":"Crossref","title":"Altered leaf litter quality exacerbates the negative impact of climate change on decomposition","volume":"107","author":[{"family":"Prieto","given":"Iván"},{"family":"Almagro","given":"María"},{"family":"Bastida","given":"Felipe"},{"family":"Querejeta","given":"José Ignacio"}],"editor":[{"family":"Kardol","given":"Paul"}],"issued":{"date-parts":[["2019",9]]}}}],"schema":"https://github.com/citation-style-language/schema/raw/master/csl-citation.json"} </w:instrText>
      </w:r>
      <w:r w:rsidR="00E576F8">
        <w:fldChar w:fldCharType="separate"/>
      </w:r>
      <w:r w:rsidR="00E576F8" w:rsidRPr="00E576F8">
        <w:t>(69)</w:t>
      </w:r>
      <w:r w:rsidR="00E576F8">
        <w:fldChar w:fldCharType="end"/>
      </w:r>
      <w:r w:rsidRPr="008D52F2">
        <w:t xml:space="preserve">. </w:t>
      </w:r>
      <w:r w:rsidR="00F91B65" w:rsidRPr="008D52F2">
        <w:t>P</w:t>
      </w:r>
      <w:r w:rsidRPr="008D52F2">
        <w:t xml:space="preserve">lant litter </w:t>
      </w:r>
      <w:r w:rsidR="00F91B65" w:rsidRPr="008D52F2">
        <w:t xml:space="preserve">chemistry </w:t>
      </w:r>
      <w:r w:rsidRPr="008D52F2">
        <w:t>can influence how, microbial parameters such as biomass, diversity, and composition</w:t>
      </w:r>
      <w:r w:rsidR="00E576F8">
        <w:t xml:space="preserve"> </w:t>
      </w:r>
      <w:r w:rsidR="00E576F8">
        <w:fldChar w:fldCharType="begin"/>
      </w:r>
      <w:r w:rsidR="00E576F8">
        <w:instrText xml:space="preserve"> ADDIN ZOTERO_ITEM CSL_CITATION {"citationID":"ca0Nlb7K","properties":{"formattedCitation":"(14, 70)","plainCitation":"(14, 70)","noteIndex":0},"citationItems":[{"id":24359,"uris":["http://zotero.org/users/9539750/items/VMMD95QX"],"itemData":{"id":24359,"type":"article-journal","abstract":"The objective of the study was to evaluate changes in microbial communities with the predicted arrival of new species to Mediterranean forests under projected intensification of water stress conditions. For that, litter from three Mediterranean forests dominated respectively by Quercus pubescens Willd., Quercus ilex L. and Pinus halepensis Mill. were collected, and placed to their ‘home’ forest but also to the two other forests under natural and amplified drought conditions (i.e. rainfall reduction of 30%). Quantitative PCR showed that overall, actinobacteria and total bacteria were more abundant in Q. pubescens and Q. ilex than in P. halepensis litter. However, the abundance of both groups was dependent on the forest sites: placement of allochthonous litter to Q. pubescens and P. halepensis forests (i.e. P. halepensis and Q. pubescens, respectively) increased bacterial and fungal abundances, while no effect was observed in Q. ilex forest. P. halepensis litter in Q. pubescens and Q. ilex forests significantly reduced actinobacteria (A/F) and total bacteria (B/F) to fungi ratios. The reduction of rainfall did not influence actinobacteria and bacteria but caused an increase of fungi. As a result, a reduction of A/F ratio is expected with the plant community change towards the dominance of spreading P. halepensis under amplified drought conditions.","container-title":"FEMS Microbiology Ecology","DOI":"10.1093/femsec/fiz168","ISSN":"0168-6496","issue":"12","journalAbbreviation":"FEMS Microbiol Ecol","page":"fiz168","source":"Silverchair","title":"Litter traits and rainfall reduction alter microbial litter decomposers: the evidence from three Mediterranean forests","title-short":"Litter traits and rainfall reduction alter microbial litter decomposers","volume":"95","author":[{"family":"Pereira","given":"S"},{"family":"Burešová","given":"A"},{"family":"Kopecky","given":"J"},{"family":"Mádrová","given":"P"},{"family":"Aupic-Samain","given":"A"},{"family":"Fernandez","given":"C"},{"family":"Baldy","given":"V"},{"family":"Sagova-Mareckova","given":"M"}],"issued":{"date-parts":[["2019",12,1]]}}},{"id":24361,"uris":["http://zotero.org/users/9539750/items/KTRAFNTT"],"itemData":{"id":24361,"type":"article-journal","abstract":"The consequences of predicted climate change on ecosystem processes is difficult to evaluate, because biodiversity is also susceptible to change resulting in complex interactions on ecosystem functioning. With an experimental approach, we aimed to understand how plant community diversity (through different plant litter mixtures) and climate change (through decreased precipitation) may impact microbial abundance and diversity and affect C and N cycling in a Mediterranean shrubland. Along a natural plant diversity gradient, we manipulated the amount of precipitation and followed leaf litter decomposition during one year. We found that multi-species litter mixtures had higher microbial abundance, lower bacterial diversity and higher fungal diversity than predicted from single-species litter. In addition, C and N release increased with increasing litter species richness. Microbial abundance and diversity were positively, but weakly, correlated to the litter mixture effects on C and N release. Drier conditions increased microbial diversity but had no effect on microbial abundance. The net release of N from decomposing litter was lower with reduced precipitation irrespective of litter species richness and composition, while that of C was higher or lower depending on litter species composition. The relationships between microbial communities and litter mixture effects on C and N release were altered under drier conditions. Our data provide clear evidence that microbial decomposers and the processes they drive, respond to changing plant community diversity and composition in a Mediterranean shrubland. We highlighted the importance of Quercus coccifera that appears to be a key species in shaping microbial communities and driving synergistic effects on C and N release more than the three other shrub species. Our study also suggests that shifts in the plant community composition may have stronger impacts on litter decomposition and nutrient cycling than relatively subtle changes in precipitation as simulated in our study.","container-title":"Soil Biology and Biochemistry","DOI":"10.1016/j.soilbio.2017.04.006","ISSN":"0038-0717","journalAbbreviation":"Soil Biology and Biochemistry","page":"124-134","source":"ScienceDirect","title":"Plant litter diversity increases microbial abundance, fungal diversity, and carbon and nitrogen cycling in a Mediterranean shrubland","volume":"111","author":[{"family":"Santonja","given":"Mathieu"},{"family":"Rancon","given":"Anaïs"},{"family":"Fromin","given":"Nathalie"},{"family":"Baldy","given":"Virginie"},{"family":"Hättenschwiler","given":"Stephan"},{"family":"Fernandez","given":"Catherine"},{"family":"Montès","given":"Nicolas"},{"family":"Mirleau","given":"Pascal"}],"issued":{"date-parts":[["2017",8,1]]}}}],"schema":"https://github.com/citation-style-language/schema/raw/master/csl-citation.json"} </w:instrText>
      </w:r>
      <w:r w:rsidR="00E576F8">
        <w:fldChar w:fldCharType="separate"/>
      </w:r>
      <w:r w:rsidR="00E576F8" w:rsidRPr="00E576F8">
        <w:t>(14, 70)</w:t>
      </w:r>
      <w:r w:rsidR="00E576F8">
        <w:fldChar w:fldCharType="end"/>
      </w:r>
      <w:r w:rsidRPr="008D52F2">
        <w:t>, and how microbial traits respond to drought</w:t>
      </w:r>
      <w:r w:rsidR="00E576F8">
        <w:t xml:space="preserve"> </w:t>
      </w:r>
      <w:r w:rsidR="00E576F8">
        <w:fldChar w:fldCharType="begin"/>
      </w:r>
      <w:r w:rsidR="00E576F8">
        <w:instrText xml:space="preserve"> ADDIN ZOTERO_ITEM CSL_CITATION {"citationID":"iRwejqoR","properties":{"formattedCitation":"(8, 31)","plainCitation":"(8, 31)","noteIndex":0},"citationItems":[{"id":48,"uris":["http://zotero.org/users/9539750/items/GYRWFEKE"],"itemData":{"id":48,"type":"article-journal","abstract":"Drought represents a significant stress to microorganisms and is known to reduce microbial activity and organic matter decomposition in Mediterranean ecosystems. However, we lack a detailed understanding of the drought stress response of microbial decomposers. Here we present metatranscriptomic and metabolomic data on the physiological response of in situ microbial communities on plant litter to long-term drought in Californian grass and shrub ecosystems. We hypothesised that drought causes greater microbial allocation to stress tolerance relative to growth pathways. In grass litter, communities from the decade-long ambient and reduced precipitation treatments had distinct taxonomic and functional profiles. The most discernable physiological signatures of drought were production or uptake of compatible solutes to maintain cellular osmotic balance, and synthesis of capsular and extracellular polymeric substances as a mechanism to retain water. The results show a clear functional response to drought in grass litter communities with greater allocation to survival relative to growth that could affect decomposition under drought. In contrast, communities on chemically more diverse and complex shrub litter had smaller physiological differences in response to long-term drought but higher investment in resource acquisition traits across precipitation treatments, suggesting that the functional response to drought is constrained by substrate quality. Our findings suggest, for the first time in a field setting, a trade off between microbial drought stress tolerance, resource acquisition and growth traits in plant litter microbial communities.","container-title":"The ISME Journal","DOI":"10.1038/s41396-020-0683-6","ISSN":"1751-7370","issue":"9","journalAbbreviation":"ISME J","language":"en","license":"2020 The Author(s)","note":"number: 9\npublisher: Nature Publishing Group","page":"2236-2247","source":"www.nature.com","title":"Drought and plant litter chemistry alter microbial gene expression and metabolite production","volume":"14","author":[{"family":"Malik","given":"Ashish A."},{"family":"Swenson","given":"Tami"},{"family":"Weihe","given":"Claudia"},{"family":"Morrison","given":"Eric W."},{"family":"Martiny","given":"Jennifer B. H."},{"family":"Brodie","given":"Eoin L."},{"family":"Northen","given":"Trent R."},{"family":"Allison","given":"Steven D."}],"issued":{"date-parts":[["2020",9]]}}},{"id":24363,"uris":["http://zotero.org/users/9539750/items/339L4A5N"],"itemData":{"id":24363,"type":"article-journal","abstract":"Microbes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E576F8">
        <w:fldChar w:fldCharType="separate"/>
      </w:r>
      <w:r w:rsidR="00E576F8" w:rsidRPr="00E576F8">
        <w:t>(8, 31)</w:t>
      </w:r>
      <w:r w:rsidR="00E576F8">
        <w:fldChar w:fldCharType="end"/>
      </w:r>
      <w:r w:rsidR="00F91B65" w:rsidRPr="008D52F2">
        <w:t xml:space="preserve"> and affect </w:t>
      </w:r>
      <w:r w:rsidRPr="008D52F2">
        <w:t xml:space="preserve"> </w:t>
      </w:r>
      <w:r w:rsidR="00F91B65" w:rsidRPr="008D52F2">
        <w:t>decomposition rates</w:t>
      </w:r>
      <w:r w:rsidR="00E576F8">
        <w:t xml:space="preserve"> </w:t>
      </w:r>
      <w:r w:rsidR="00E576F8">
        <w:fldChar w:fldCharType="begin"/>
      </w:r>
      <w:r w:rsidR="00E576F8">
        <w:instrText xml:space="preserve"> ADDIN ZOTERO_ITEM CSL_CITATION {"citationID":"tn3sqWm2","properties":{"formattedCitation":"(11, 12)","plainCitation":"(11, 12)","noteIndex":0},"citationItems":[{"id":24356,"uris":["http://zotero.org/users/9539750/items/DZJJIXS7"],"itemData":{"id":24356,"type":"article-journal","abstract":"Plant litter decomposition is a key ecosystem process in carbon and nutrient cycling, and is heavily affected by changing climate. While the direct effects of drought on decomposition are widely studied, in order to better predict the overall drought effect, indirect effects associated with various drought-induced changes in ecosystems should also be quantified. We studied the effect of an extreme (5-month) experimental drought on decomposition, and if this effect varies with two dominant perennial grasses, plant parts (leaves vs. roots), and soil depths (0–5 cm vs. 10–15 cm) in a semi-arid temperate grassland. After 12 months, the average litter mass loss was 43.5% in the control plots, while only 25.7% in the drought plots. Overall, mass loss was greater for leaves (44.3%) compared to roots (24.9%), and for Festuca vaginata (38.6%) compared to Stipa borysthenica (30.5%). This variation was consistent with the observed differences in nitrogen and lignin content between plant parts and species. Mass loss was greater for deep soil (42.8%) than for shallow soil (26.4%). Collectively, these differences in decomposition between the two species, plant parts, and soil depths were similar in magnitude to direct drought effect. Drought induces multiple changes in ecosystems, and our results highlight that these changes may in turn modify decomposition. We conclude that for a reliable estimate of decomposition rates in an altered climate, not only direct but also indirect climatic effects should be considered, such as those arising from changing species dominance, root-to-shoot ratio, and rooting depth.","container-title":"Ecology and Evolution","DOI":"10.1002/ece3.9652","ISSN":"2045-7758","issue":"12","language":"en","note":"_eprint: https://onlinelibrary.wiley.com/doi/pdf/10.1002/ece3.9652","page":"e9652","source":"Wiley Online Library","title":"The response of litter decomposition to extreme drought modified by plant species, plant part, and soil depth in a temperate grassland","volume":"12","author":[{"family":"Seres","given":"Anikó"},{"family":"Kröel-Dulay","given":"György"},{"family":"Szakálas","given":"Judit"},{"family":"Nagy","given":"Péter István"},{"family":"Boros","given":"Gergely"},{"family":"Ónodi","given":"Gábor"},{"family":"Kertész","given":"Miklós"},{"family":"Szitár","given":"Katalin"},{"family":"Mojzes","given":"Andrea"}],"issued":{"date-parts":[["2022"]]}}},{"id":22323,"uris":["http://zotero.org/users/9539750/items/P9YZMQU8"],"itemData":{"id":22323,"type":"article-journal","abstract":"Litter decomposition is a fundamental process of biogeochemical cycles, and there is a strong consensus that litter mixture interactions are one of the factors driving the decomposition process. A better understanding of how climate change can alter interactions between species and the litter decomposition process could facilitate projections of ecosystem functioning into the future.","container-title":"Plant and Soil","DOI":"10.1007/s11104-015-2471-z","ISSN":"1573-5036","issue":"1","journalAbbreviation":"Plant Soil","language":"en","page":"69-82","source":"Springer Link","title":"Climate change effects on litter decomposition: intensive drought leads to a strong decrease of litter mixture interactions","title-short":"Climate change effects on litter decomposition","volume":"393","author":[{"family":"Santonja","given":"Mathieu"},{"family":"Fernandez","given":"Catherine"},{"family":"Gauquelin","given":"Thierry"},{"family":"Baldy","given":"Virginie"}],"issued":{"date-parts":[["2015",8,1]]}}}],"schema":"https://github.com/citation-style-language/schema/raw/master/csl-citation.json"} </w:instrText>
      </w:r>
      <w:r w:rsidR="00E576F8">
        <w:fldChar w:fldCharType="separate"/>
      </w:r>
      <w:r w:rsidR="00E576F8" w:rsidRPr="00E576F8">
        <w:t>(11, 12)</w:t>
      </w:r>
      <w:r w:rsidR="00E576F8">
        <w:fldChar w:fldCharType="end"/>
      </w:r>
      <w:r w:rsidR="00F91B65" w:rsidRPr="008D52F2">
        <w:t xml:space="preserve">. </w:t>
      </w:r>
      <w:r w:rsidRPr="008D52F2">
        <w:t xml:space="preserve">Since our study indicates that microbial decomposition traits are resistant to drought-induced changes in litter chemistry </w:t>
      </w:r>
      <w:r w:rsidR="00F91B65" w:rsidRPr="008D52F2">
        <w:t xml:space="preserve">following </w:t>
      </w:r>
      <w:r w:rsidRPr="008D52F2">
        <w:t>changes in plant physiology, microbial decomposition traits might be more likely to change if drought also changes plant community composition, especially if plant communities undergo type conversion.</w:t>
      </w:r>
    </w:p>
    <w:p w14:paraId="5A9B4AC9" w14:textId="77777777" w:rsidR="005B12DA" w:rsidRPr="008D52F2" w:rsidRDefault="005B12DA" w:rsidP="004F5140">
      <w:pPr>
        <w:jc w:val="both"/>
      </w:pPr>
    </w:p>
    <w:p w14:paraId="1290DED5" w14:textId="77777777" w:rsidR="005B12DA" w:rsidRPr="008D52F2" w:rsidRDefault="005B12DA" w:rsidP="004F5140">
      <w:pPr>
        <w:jc w:val="both"/>
      </w:pPr>
    </w:p>
    <w:p w14:paraId="77B6AF3C" w14:textId="77777777" w:rsidR="00AA3E19" w:rsidRPr="00C41CBD" w:rsidRDefault="00AA3E19" w:rsidP="004F5140">
      <w:pPr>
        <w:pStyle w:val="Heading1"/>
        <w:jc w:val="both"/>
        <w:rPr>
          <w:sz w:val="32"/>
          <w:szCs w:val="32"/>
        </w:rPr>
      </w:pPr>
      <w:r w:rsidRPr="00C41CBD">
        <w:rPr>
          <w:sz w:val="32"/>
          <w:szCs w:val="32"/>
        </w:rPr>
        <w:t>Materials and Methods</w:t>
      </w:r>
    </w:p>
    <w:p w14:paraId="366D9353" w14:textId="77777777" w:rsidR="00AA3E19" w:rsidRPr="00C41CBD" w:rsidRDefault="00AA3E19" w:rsidP="004F5140">
      <w:pPr>
        <w:pStyle w:val="Heading2"/>
        <w:jc w:val="both"/>
        <w:rPr>
          <w:b/>
          <w:bCs/>
          <w:sz w:val="24"/>
          <w:szCs w:val="24"/>
        </w:rPr>
      </w:pPr>
      <w:bookmarkStart w:id="17" w:name="_cqwrnapy469r" w:colFirst="0" w:colLast="0"/>
      <w:bookmarkEnd w:id="17"/>
      <w:r w:rsidRPr="00C41CBD">
        <w:rPr>
          <w:b/>
          <w:bCs/>
          <w:sz w:val="24"/>
          <w:szCs w:val="24"/>
        </w:rPr>
        <w:t>Field Experiment Description</w:t>
      </w:r>
    </w:p>
    <w:p w14:paraId="7BE6B0FD" w14:textId="63DAA406" w:rsidR="00FC42A1" w:rsidRPr="008D52F2" w:rsidRDefault="00FC42A1" w:rsidP="004F5140">
      <w:pPr>
        <w:jc w:val="both"/>
      </w:pPr>
      <w:r w:rsidRPr="008D52F2">
        <w:t>This study took place at the Loma Ridge Global Change Experiment (33°44’N, 117°42’W, 365 m elevation) near Irvine, California, USA. The climate is Mediterranean with a cool rainy season from November to April and a warm dry season from May to October of each year. The mean annual temperature is 17°C and the mean annual precipitation is 325 mm</w:t>
      </w:r>
      <w:r w:rsidR="00E576F8">
        <w:t xml:space="preserve"> </w:t>
      </w:r>
      <w:r w:rsidR="00E576F8">
        <w:fldChar w:fldCharType="begin"/>
      </w:r>
      <w:r w:rsidR="00E576F8">
        <w:instrText xml:space="preserve"> ADDIN ZOTERO_ITEM CSL_CITATION {"citationID":"IYlIuZdZ","properties":{"formattedCitation":"(13)","plainCitation":"(13)","noteIndex":0},"citationItems":[{"id":29,"uris":["http://zotero.org/users/9539750/items/6LSFTCF6"],"itemData":{"id":29,"type":"article-journal","abstract":"Rates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H."}],"issued":{"date-parts":[["2013"]]}}}],"schema":"https://github.com/citation-style-language/schema/raw/master/csl-citation.json"} </w:instrText>
      </w:r>
      <w:r w:rsidR="00E576F8">
        <w:fldChar w:fldCharType="separate"/>
      </w:r>
      <w:r w:rsidR="00E576F8" w:rsidRPr="00E576F8">
        <w:t>(13)</w:t>
      </w:r>
      <w:r w:rsidR="00E576F8">
        <w:fldChar w:fldCharType="end"/>
      </w:r>
      <w:r w:rsidRPr="008D52F2">
        <w:t>. We used plots made of two vegetation types shrubland with coastal sage scrub and grassland. Each plot was subjected to reduced or ambient precipitation treatments</w:t>
      </w:r>
      <w:r w:rsidR="00E576F8">
        <w:t xml:space="preserve"> </w:t>
      </w:r>
      <w:r w:rsidR="00E576F8">
        <w:fldChar w:fldCharType="begin"/>
      </w:r>
      <w:r w:rsidR="00E576F8">
        <w:instrText xml:space="preserve"> ADDIN ZOTERO_ITEM CSL_CITATION {"citationID":"qeOOaqoW","properties":{"formattedCitation":"(24)","plainCitation":"(24)","noteIndex":0},"citationItems":[{"id":49,"uris":["http://zotero.org/users/9539750/items/ZYJXFRSP"],"itemData":{"id":49,"type":"article-journal","abstract":"Vegetation-type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E576F8">
        <w:fldChar w:fldCharType="separate"/>
      </w:r>
      <w:r w:rsidR="00E576F8" w:rsidRPr="00E576F8">
        <w:t>(24)</w:t>
      </w:r>
      <w:r w:rsidR="00E576F8">
        <w:fldChar w:fldCharType="end"/>
      </w:r>
      <w:r w:rsidRPr="008D52F2">
        <w:t>. This led to four treatment combinations (2 vegetation types x 2 precipitation treatments). Each treatment combination had four replicate plots, leading to a total of 16 plots (4 treatment combinations x 4 replicate plots). The reduced precipitation treatment plots were covered with clear polyethylene tarps during a subset of winter storms, reducing annual precipitation by ~40%</w:t>
      </w:r>
      <w:r w:rsidR="00E576F8">
        <w:t xml:space="preserve"> </w:t>
      </w:r>
      <w:r w:rsidR="00E576F8">
        <w:fldChar w:fldCharType="begin"/>
      </w:r>
      <w:r w:rsidR="00E576F8">
        <w:instrText xml:space="preserve"> ADDIN ZOTERO_ITEM CSL_CITATION {"citationID":"G9SiP4xL","properties":{"formattedCitation":"(13, 24)","plainCitation":"(13, 24)","noteIndex":0},"citationItems":[{"id":29,"uris":["http://zotero.org/users/9539750/items/6LSFTCF6"],"itemData":{"id":29,"type":"article-journal","abstract":"Rates of ecosystem processes such as decomposition are likely to change as a result of human impacts on the environment. In southern California, climate change and nitrogen (N) deposition in particular may alter biological communities and ecosystem processes. These drivers may affect decomposition directly, through changes in abiotic conditions, and indirectly through changes in plant and decomposer communities. To assess indirect effects on litter decomposition, we reciprocally transplanted microbial communities and plant litter among control and treatment plots (either drought or N addition) in a grassland ecosystem. We hypothesized that drought would reduce decomposition rates through moisture limitation of decomposers and reductions in plant litter quality before and during decomposition. In contrast, we predicted that N deposition would stimulate decomposition by relieving N limitation of decomposers and improving plant litter quality. We also hypothesized that adaptive mechanisms would allow microbes to decompose litter more effectively in their native plot and litter environments. Consistent with our first hypothesis, we found that drought treatment reduced litter mass loss from 20.9% to 15.3% after six months. There was a similar decline in mass loss of litter inoculated with microbes transplanted from the drought treatment, suggesting a legacy effect of drought driven by declines in microbial abundance and possible changes in microbial community composition. Bacterial cell densities were up to 86% lower in drought plots and at least 50% lower on litter derived from the drought treatment, whereas fungal hyphal lengths increased by 13–14% in the drought treatment. Nitrogen effects on decomposition rates and microbial abundances were weaker than drought effects, although N addition significantly altered initial plant litter chemistry and litter chemistry during decomposition. However, we did find support for microbial adaptation to N addition with N-derived microbes facilitating greater mass loss in N plots than in control plots. Our results show that environmental changes can affect rates of ecosystem processes directly through abiotic changes and indirectly through microbial abundances and communities. Therefore models of ecosystem response to global change may need to represent microbial biomass and community composition to make accurate predictions.","container-title":"Ecology","DOI":"10.1890/12-1243.1","ISSN":"1939-9170","issue":"3","language":"en","note":"number: 3\n_eprint: https://onlinelibrary.wiley.com/doi/pdf/10.1890/12-1243.1","page":"714-725","source":"Wiley Online Library","title":"Microbial abundance and composition influence litter decomposition response to environmental change","volume":"94","author":[{"family":"Allison","given":"Steven D."},{"family":"Lu","given":"Ying"},{"family":"Weihe","given":"Claudia"},{"family":"Goulden","given":"Michael L."},{"family":"Martiny","given":"Adam C."},{"family":"Treseder","given":"Kathleen K."},{"family":"Martiny","given":"Jennifer B. H."}],"issued":{"date-parts":[["2013"]]}}},{"id":49,"uris":["http://zotero.org/users/9539750/items/ZYJXFRSP"],"itemData":{"id":49,"type":"article-journal","abstract":"Vegetation-type conversions between grasslands and shrublands have occurred worldwide in semiarid regions over the last 150 years. Areas once covered by drought-deciduous shrubs in Southern California (coastal sage scrub) are converting to grasslands dominated by nonnative species. Increasing fire frequency, drought, and nitrogen deposition have all been hypothesized as causes of this conversion, though there is little direct evidence. We constructed rain-out shelters in a coastal sage scrub community following a wildfire, manipulated water and nitrogen input in a split-plot design, and collected annual data on community composition for four years. While shrub cover increased through time in all plots during the postfire succession, both drought and nitrogen significantly slowed recovery. Four years after the fire, average native shrub cover ranged from over 80% in water addition, ambient-nitrogen plots to 20% in water reduction, nitrogen addition plots. Nonnative grass cover was high following the fire and remained high in the water reduction plots through the third spring after the fire, before decreasing in the fourth year of the study. Adding nitrogen decreased the cover of native plants and increased the cover of nonnative grasses, but also increased the growth of one crown-sprouting shrub species. Our results suggest that extreme drought during postfire succession may slow or alter succession, possibly facilitating vegetation-type conversion of coastal sage scrub to grassland. Nitrogen addition slowed succession and, when combined with drought, significantly decreased native cover and increased grass cover. Fire, drought, and atmospheric N deposition are widespread aspects of environmental change that occur simultaneously in this system. Our results imply these drivers of change may reinforce each other, leading to a continued decline of native shrubs and conversion to annual grassland.","container-title":"Ecological Applications","DOI":"10.1890/13-1313.1","ISSN":"1939-5582","issue":"6","language":"en","note":"number: 6\n_eprint: https://onlinelibrary.wiley.com/doi/pdf/10.1890/13-1313.1","page":"1390-1404","source":"Wiley Online Library","title":"Altered water and nitrogen input shifts succession in a southern California coastal sage community","volume":"24","author":[{"family":"Kimball","given":"Sarah"},{"family":"Goulden","given":"Michael L."},{"family":"Suding","given":"Katharine N."},{"family":"Parker","given":"Scot"}],"issued":{"date-parts":[["2014"]]}}}],"schema":"https://github.com/citation-style-language/schema/raw/master/csl-citation.json"} </w:instrText>
      </w:r>
      <w:r w:rsidR="00E576F8">
        <w:fldChar w:fldCharType="separate"/>
      </w:r>
      <w:r w:rsidR="00E576F8" w:rsidRPr="00E576F8">
        <w:t>(13, 24)</w:t>
      </w:r>
      <w:r w:rsidR="00E576F8">
        <w:fldChar w:fldCharType="end"/>
      </w:r>
      <w:r w:rsidRPr="008D52F2">
        <w:t xml:space="preserve">. Grassland plots (6.7 m x 9.3 m) were dominated by exotic annual grasses of the genera </w:t>
      </w:r>
      <w:r w:rsidRPr="008D52F2">
        <w:rPr>
          <w:i/>
        </w:rPr>
        <w:t>Avena</w:t>
      </w:r>
      <w:r w:rsidRPr="008D52F2">
        <w:t xml:space="preserve">, </w:t>
      </w:r>
      <w:r w:rsidRPr="008D52F2">
        <w:rPr>
          <w:i/>
        </w:rPr>
        <w:t>Bromus</w:t>
      </w:r>
      <w:r w:rsidRPr="008D52F2">
        <w:t xml:space="preserve">, </w:t>
      </w:r>
      <w:r w:rsidRPr="008D52F2">
        <w:rPr>
          <w:i/>
        </w:rPr>
        <w:t>Festuca</w:t>
      </w:r>
      <w:r w:rsidRPr="008D52F2">
        <w:t xml:space="preserve">, and </w:t>
      </w:r>
      <w:r w:rsidRPr="008D52F2">
        <w:rPr>
          <w:i/>
        </w:rPr>
        <w:t>Lolium</w:t>
      </w:r>
      <w:r w:rsidRPr="008D52F2">
        <w:t xml:space="preserve">, forbs of the genera </w:t>
      </w:r>
      <w:r w:rsidRPr="008D52F2">
        <w:rPr>
          <w:i/>
        </w:rPr>
        <w:t>Erodium</w:t>
      </w:r>
      <w:r w:rsidRPr="008D52F2">
        <w:t xml:space="preserve"> and </w:t>
      </w:r>
      <w:r w:rsidRPr="008D52F2">
        <w:rPr>
          <w:i/>
        </w:rPr>
        <w:t>Lupinus</w:t>
      </w:r>
      <w:r w:rsidRPr="008D52F2">
        <w:t xml:space="preserve">, and the native perennial grass </w:t>
      </w:r>
      <w:r w:rsidRPr="008D52F2">
        <w:rPr>
          <w:i/>
        </w:rPr>
        <w:t>Stipa pulchra</w:t>
      </w:r>
      <w:r w:rsidRPr="008D52F2">
        <w:t xml:space="preserve"> </w:t>
      </w:r>
      <w:r w:rsidR="00E576F8">
        <w:fldChar w:fldCharType="begin"/>
      </w:r>
      <w:r w:rsidR="00E576F8">
        <w:instrText xml:space="preserve"> ADDIN ZOTERO_ITEM CSL_CITATION {"citationID":"BSeK85hU","properties":{"formattedCitation":"(8, 53)","plainCitation":"(8, 53)","noteIndex":0},"citationItems":[{"id":48,"uris":["http://zotero.org/users/9539750/items/GYRWFEKE"],"itemData":{"id":48,"type":"article-journal","abstract":"Drought represents a significant stress to microorganisms and is known to reduce microbial activity and organic matter decomposition in Mediterranean ecosystems. However, we lack a detailed understanding of the drought stress response of microbial decomposers. Here we present metatranscriptomic and metabolomic data on the physiological response of in situ microbial communities on plant litter to long-term drought in Californian grass and shrub ecosystems. We hypothesised that drought causes greater microbial allocation to stress tolerance relative to growth pathways. In grass litter, communities from the decade-long ambient and reduced precipitation treatments had distinct taxonomic and functional profiles. The most discernable physiological signatures of drought were production or uptake of compatible solutes to maintain cellular osmotic balance, and synthesis of capsular and extracellular polymeric substances as a mechanism to retain water. The results show a clear functional response to drought in grass litter communities with greater allocation to survival relative to growth that could affect decomposition under drought. In contrast, communities on chemically more diverse and complex shrub litter had smaller physiological differences in response to long-term drought but higher investment in resource acquisition traits across precipitation treatments, suggesting that the functional response to drought is constrained by substrate quality. Our findings suggest, for the first time in a field setting, a trade off between microbial drought stress tolerance, resource acquisition and growth traits in plant litter microbial communities.","container-title":"The ISME Journal","DOI":"10.1038/s41396-020-0683-6","ISSN":"1751-7370","issue":"9","journalAbbreviation":"ISME J","language":"en","license":"2020 The Author(s)","note":"number: 9\npublisher: Nature Publishing Group","page":"2236-2247","source":"www.nature.com","title":"Drought and plant litter chemistry alter microbial gene expression and metabolite production","volume":"14","author":[{"family":"Malik","given":"Ashish A."},{"family":"Swenson","given":"Tami"},{"family":"Weihe","given":"Claudia"},{"family":"Morrison","given":"Eric W."},{"family":"Martiny","given":"Jennifer B. H."},{"family":"Brodie","given":"Eoin L."},{"family":"Northen","given":"Trent R."},{"family":"Allison","given":"Steven D."}],"issued":{"date-parts":[["2020",9]]}}},{"id":20,"uris":["http://zotero.org/users/9539750/items/IWRSDYIL"],"itemData":{"id":20,"type":"article-journal","abstract":"Global changes such as increased drought and atmospheric nitrogen deposition perturb both the microbial and plant communities that mediate terrestrial ecosystem functioning. However, few studies consider how microbial responses to global changes may be influenced by interactions with plant communities. To begin to address the role of microbial–plant interactions, we tested the hypothesis that the response of microbial communities to global change depends on the plant community. We characterized bacterial and fungal communities from 395 plant litter samples taken from the Loma Ridge Global Change Experiment, a decade-long global change experiment in Southern California that manipulates rainfall and nitrogen levels across two adjacent ecosystems, a grassland and a coastal sage scrubland. The differences in bacterial and fungal composition between ecosystems paralleled distinctions in plant community composition. In addition to the direct main effects, the global change treatments altered microbial composition in an ecosystem-dependent manner, in support of our hypothesis. The interaction between the drought treatment and ecosystem explained nearly 5% of the variation in bacterial community composition, similar to the variation explained by the ecosystem-independent effects of drought. Unexpectedly, we found that the main effect of drought was approximately four times as strong on bacterial composition as that of nitrogen addition, which did not alter fungal or plant composition. Overall, the findings underscore the importance of considering plant–microbe interactions when considering the transferability of the results of global change experiments across ecosystems.","container-title":"Elementa: Science of the Anthropocene","DOI":"10.1525/elementa.2021.00124","ISSN":"2325-1026","issue":"1","journalAbbreviation":"Elementa: Science of the Anthropocene","note":"number: 1","page":"00124","source":"Silverchair","title":"Microbial community response to a decade of simulated global changes depends on the plant community","volume":"9","author":[{"family":"Finks","given":"Sarai S."},{"family":"Weihe","given":"Claudia"},{"family":"Kimball","given":"Sarah"},{"family":"Allison","given":"Steven D."},{"family":"Martiny","given":"Adam C."},{"family":"Treseder","given":"Kathleen K."},{"family":"Martiny","given":"Jennifer B. H."}],"issued":{"date-parts":[["2021",2,18]]}}}],"schema":"https://github.com/citation-style-language/schema/raw/master/csl-citation.json"} </w:instrText>
      </w:r>
      <w:r w:rsidR="00E576F8">
        <w:fldChar w:fldCharType="separate"/>
      </w:r>
      <w:r w:rsidR="00E576F8" w:rsidRPr="00E576F8">
        <w:t>(8, 53)</w:t>
      </w:r>
      <w:r w:rsidR="00E576F8">
        <w:fldChar w:fldCharType="end"/>
      </w:r>
      <w:r w:rsidRPr="008D52F2">
        <w:t xml:space="preserve">. Shrub plots (18.3 m x 12.2 m) were dominated by native </w:t>
      </w:r>
      <w:r w:rsidRPr="008D52F2">
        <w:rPr>
          <w:i/>
        </w:rPr>
        <w:t>Salvia mellifera</w:t>
      </w:r>
      <w:r w:rsidRPr="008D52F2">
        <w:t xml:space="preserve">, </w:t>
      </w:r>
      <w:r w:rsidRPr="008D52F2">
        <w:rPr>
          <w:i/>
        </w:rPr>
        <w:t>Artemisia californica</w:t>
      </w:r>
      <w:r w:rsidRPr="008D52F2">
        <w:t xml:space="preserve">, and </w:t>
      </w:r>
      <w:proofErr w:type="spellStart"/>
      <w:r w:rsidRPr="008D52F2">
        <w:rPr>
          <w:i/>
        </w:rPr>
        <w:t>Malosma</w:t>
      </w:r>
      <w:proofErr w:type="spellEnd"/>
      <w:r w:rsidRPr="008D52F2">
        <w:rPr>
          <w:i/>
        </w:rPr>
        <w:t xml:space="preserve"> </w:t>
      </w:r>
      <w:proofErr w:type="spellStart"/>
      <w:r w:rsidRPr="008D52F2">
        <w:rPr>
          <w:i/>
        </w:rPr>
        <w:t>laurina</w:t>
      </w:r>
      <w:proofErr w:type="spellEnd"/>
      <w:r w:rsidRPr="008D52F2">
        <w:t xml:space="preserve"> </w:t>
      </w:r>
      <w:r w:rsidR="00E576F8">
        <w:fldChar w:fldCharType="begin"/>
      </w:r>
      <w:r w:rsidR="00E576F8">
        <w:instrText xml:space="preserve"> ADDIN ZOTERO_ITEM CSL_CITATION {"citationID":"OYAUCUHQ","properties":{"formattedCitation":"(8)","plainCitation":"(8)","noteIndex":0},"citationItems":[{"id":48,"uris":["http://zotero.org/users/9539750/items/GYRWFEKE"],"itemData":{"id":48,"type":"article-journal","abstract":"Drought represents a significant stress to microorganisms and is known to reduce microbial activity and organic matter decomposition in Mediterranean ecosystems. However, we lack a detailed understanding of the drought stress response of microbial decomposers. Here we present metatranscriptomic and metabolomic data on the physiological response of in situ microbial communities on plant litter to long-term drought in Californian grass and shrub ecosystems. We hypothesised that drought causes greater microbial allocation to stress tolerance relative to growth pathways. In grass litter, communities from the decade-long ambient and reduced precipitation treatments had distinct taxonomic and functional profiles. The most discernable physiological signatures of drought were production or uptake of compatible solutes to maintain cellular osmotic balance, and synthesis of capsular and extracellular polymeric substances as a mechanism to retain water. The results show a clear functional response to drought in grass litter communities with greater allocation to survival relative to growth that could affect decomposition under drought. In contrast, communities on chemically more diverse and complex shrub litter had smaller physiological differences in response to long-term drought but higher investment in resource acquisition traits across precipitation treatments, suggesting that the functional response to drought is constrained by substrate quality. Our findings suggest, for the first time in a field setting, a trade off between microbial drought stress tolerance, resource acquisition and growth traits in plant litter microbial communities.","container-title":"The ISME Journal","DOI":"10.1038/s41396-020-0683-6","ISSN":"1751-7370","issue":"9","journalAbbreviation":"ISME J","language":"en","license":"2020 The Author(s)","note":"number: 9\npublisher: Nature Publishing Group","page":"2236-2247","source":"www.nature.com","title":"Drought and plant litter chemistry alter microbial gene expression and metabolite production","volume":"14","author":[{"family":"Malik","given":"Ashish A."},{"family":"Swenson","given":"Tami"},{"family":"Weihe","given":"Claudia"},{"family":"Morrison","given":"Eric W."},{"family":"Martiny","given":"Jennifer B. H."},{"family":"Brodie","given":"Eoin L."},{"family":"Northen","given":"Trent R."},{"family":"Allison","given":"Steven D."}],"issued":{"date-parts":[["2020",9]]}}}],"schema":"https://github.com/citation-style-language/schema/raw/master/csl-citation.json"} </w:instrText>
      </w:r>
      <w:r w:rsidR="00E576F8">
        <w:fldChar w:fldCharType="separate"/>
      </w:r>
      <w:r w:rsidR="00E576F8" w:rsidRPr="00E576F8">
        <w:t>(8)</w:t>
      </w:r>
      <w:r w:rsidR="00E576F8">
        <w:fldChar w:fldCharType="end"/>
      </w:r>
      <w:r w:rsidRPr="008D52F2">
        <w:t>.</w:t>
      </w:r>
    </w:p>
    <w:p w14:paraId="7F6F387B" w14:textId="77777777" w:rsidR="00AA3E19" w:rsidRPr="00C41CBD" w:rsidRDefault="00AA3E19" w:rsidP="004F5140">
      <w:pPr>
        <w:pStyle w:val="Heading2"/>
        <w:jc w:val="both"/>
        <w:rPr>
          <w:b/>
          <w:bCs/>
          <w:sz w:val="24"/>
          <w:szCs w:val="24"/>
        </w:rPr>
      </w:pPr>
      <w:bookmarkStart w:id="18" w:name="_rctqvscv2sa5" w:colFirst="0" w:colLast="0"/>
      <w:bookmarkEnd w:id="18"/>
      <w:r w:rsidRPr="00C41CBD">
        <w:rPr>
          <w:b/>
          <w:bCs/>
          <w:sz w:val="24"/>
          <w:szCs w:val="24"/>
        </w:rPr>
        <w:t>Experimental Design</w:t>
      </w:r>
    </w:p>
    <w:p w14:paraId="68D6C6E2" w14:textId="2E221DFF" w:rsidR="00AA3E19" w:rsidRPr="008D52F2" w:rsidRDefault="00FC42A1" w:rsidP="004F5140">
      <w:pPr>
        <w:jc w:val="both"/>
      </w:pPr>
      <w:r w:rsidRPr="008D52F2">
        <w:t xml:space="preserve">We measured decomposition rates, litter chemistry, metagenomics-derived functional gene abundance, and enzyme activity on plant litter at the field site </w:t>
      </w:r>
      <w:r w:rsidR="00AA3E19" w:rsidRPr="008D52F2">
        <w:t>with continued precipitation treatment</w:t>
      </w:r>
      <w:r w:rsidR="00E576F8">
        <w:t xml:space="preserve"> </w:t>
      </w:r>
      <w:r w:rsidR="00E576F8">
        <w:fldChar w:fldCharType="begin"/>
      </w:r>
      <w:r w:rsidR="00E576F8">
        <w:instrText xml:space="preserve"> ADDIN ZOTERO_ITEM CSL_CITATION {"citationID":"haRNnPZz","properties":{"formattedCitation":"(31)","plainCitation":"(31)","noteIndex":0},"citationItems":[{"id":24363,"uris":["http://zotero.org/users/9539750/items/339L4A5N"],"itemData":{"id":24363,"type":"article-journal","abstract":"Microbes drive fundamental ecosystem processes, such as decomposition. Environmental stressors are known to affect microbes, their fitness, and the ecosystem functions that they perform; yet, understanding the causal mechanisms behind this influence has been difficult. We used leaf litter on soil surface as a model in situ system to assess changes in bacterial genomic traits and decomposition rates for 18 months with drought as a stressor. We hypothesized that genome-scale trade-offs due to investment in stress tolerance traits under drought reduce the capacity for bacterial populations to carry out decomposition, and that these population-level trade-offs scale up to impact emergent community traits, thereby reducing decomposition rates. We observed drought tolerance mechanisms that were heightened in bacterial populations under drought, identified as higher gene copy numbers in metagenome-assembled genomes. A subset of populations under drought had reduced carbohydrate-active enzyme genes that suggested—as a trade-off—a decline in decomposition capabilities. These trade-offs were driven by community succession and taxonomic shifts as distinct patterns appeared in populations. We show that trait–trade-offs in bacterial populations under drought could scale up to reduce overall decomposition capabilities and litter decay rates. Using a trait-based approach to assess the population ecology of soil bacteria, we demonstrate genome-level trade-offs in response to drought with consequences for decomposition rates.","container-title":"The ISME Journal","DOI":"10.1093/ismejo/wrae224","ISSN":"1751-7362","issue":"1","journalAbbreviation":"ISME J","page":"wrae224","source":"Silverchair","title":"Bacterial population-level trade-offs between drought tolerance and resource acquisition traits impact decomposition","volume":"18","author":[{"family":"Malik","given":"Ashish A"},{"family":"Martiny","given":"Jennifer B H"},{"family":"Ribeiro","given":"Antonio"},{"family":"Sheridan","given":"Paul O"},{"family":"Weihe","given":"Claudia"},{"family":"Brodie","given":"Eoin L"},{"family":"Allison","given":"Steven D"}],"issued":{"date-parts":[["2024",1,1]]}}}],"schema":"https://github.com/citation-style-language/schema/raw/master/csl-citation.json"} </w:instrText>
      </w:r>
      <w:r w:rsidR="00E576F8">
        <w:fldChar w:fldCharType="separate"/>
      </w:r>
      <w:r w:rsidR="00E576F8" w:rsidRPr="00E576F8">
        <w:t>(31)</w:t>
      </w:r>
      <w:r w:rsidR="00E576F8">
        <w:fldChar w:fldCharType="end"/>
      </w:r>
      <w:r w:rsidR="00AA3E19" w:rsidRPr="008D52F2">
        <w:t xml:space="preserve">. </w:t>
      </w:r>
      <w:r w:rsidRPr="008D52F2">
        <w:t xml:space="preserve">Plant </w:t>
      </w:r>
      <w:r w:rsidR="00AA3E19" w:rsidRPr="008D52F2">
        <w:t xml:space="preserve">litter was sampled on August 30, </w:t>
      </w:r>
      <w:r w:rsidRPr="008D52F2">
        <w:t>2017,</w:t>
      </w:r>
      <w:r w:rsidR="00AA3E19" w:rsidRPr="008D52F2">
        <w:t xml:space="preserve"> from all four replicate plots within each treatment combination. We only sampled litter from species that are representative of each </w:t>
      </w:r>
      <w:r w:rsidRPr="008D52F2">
        <w:t>vegetation type</w:t>
      </w:r>
      <w:r w:rsidR="00AA3E19" w:rsidRPr="008D52F2">
        <w:t xml:space="preserve"> (i.e. only litter from shrub species were sampled from shrub plots of both precipitation treatments and </w:t>
      </w:r>
      <w:r w:rsidRPr="008D52F2">
        <w:t>the same</w:t>
      </w:r>
      <w:r w:rsidR="00AA3E19" w:rsidRPr="008D52F2">
        <w:t xml:space="preserve"> for grass litter). Litter from all plots within each treatment combination was combined and mixed by hand while keeping treatment combinations separate from each other. We then made litter bags from 1 mm window mesh and filled each bag with 6 g litter from one treatment combination. Litter bags were deployed on September 12, </w:t>
      </w:r>
      <w:r w:rsidRPr="008D52F2">
        <w:t>2017,</w:t>
      </w:r>
      <w:r w:rsidR="00AA3E19" w:rsidRPr="008D52F2">
        <w:t xml:space="preserve"> and were collected from each plot over four time points. In total, this study deployed 64 litter bags (16 </w:t>
      </w:r>
      <w:r w:rsidR="00AA3E19" w:rsidRPr="008D52F2">
        <w:lastRenderedPageBreak/>
        <w:t>plots x 4 time points), with 16 litter bags (one litter bag from each plot) being collected at each time point for laboratory analysis. We collected litter bags on November 30, 2017 (T1), April 11, 2018 (T2), November 2018 (T3), and February 2019 (T4). An aliquot of the sampled litter was ground in a coffee mixer (a quick whirl for 5 s) to create a coarse powder which was used for subsequent analyses.</w:t>
      </w:r>
    </w:p>
    <w:p w14:paraId="1298C437" w14:textId="77777777" w:rsidR="00AA3E19" w:rsidRPr="00C41CBD" w:rsidRDefault="00AA3E19" w:rsidP="004F5140">
      <w:pPr>
        <w:pStyle w:val="Heading2"/>
        <w:jc w:val="both"/>
        <w:rPr>
          <w:b/>
          <w:bCs/>
          <w:sz w:val="24"/>
          <w:szCs w:val="24"/>
        </w:rPr>
      </w:pPr>
      <w:bookmarkStart w:id="19" w:name="_e1twb8337mxt" w:colFirst="0" w:colLast="0"/>
      <w:bookmarkEnd w:id="19"/>
      <w:r w:rsidRPr="00C41CBD">
        <w:rPr>
          <w:b/>
          <w:bCs/>
          <w:sz w:val="24"/>
          <w:szCs w:val="24"/>
        </w:rPr>
        <w:t>Litter Chemistry</w:t>
      </w:r>
    </w:p>
    <w:p w14:paraId="09AC2BFB" w14:textId="7D96E41F" w:rsidR="00AA3E19" w:rsidRPr="008D52F2" w:rsidRDefault="00AA3E19" w:rsidP="004F5140">
      <w:pPr>
        <w:jc w:val="both"/>
      </w:pPr>
      <w:r w:rsidRPr="008D52F2">
        <w:t xml:space="preserve">​​The chemical composition of the plant litter organic matter was measured using Attenuated Total Reflection-Fourier Transform Infrared (ATR-FTIR) spectroscopy. The ground litter samples were gently pressed down on a clean surface of the germanium crystal in an ATR configuration (Smart Orbit; </w:t>
      </w:r>
      <w:proofErr w:type="spellStart"/>
      <w:r w:rsidRPr="008D52F2">
        <w:t>Thermo</w:t>
      </w:r>
      <w:proofErr w:type="spellEnd"/>
      <w:r w:rsidRPr="008D52F2">
        <w:t xml:space="preserve"> Fisher Scientific). Infrared light beamed from the interferometer (Nexus 870; Nicolet) was focused onto the interface between the sample and the top surface of the crystal through the lower facet. The sample spectrum was recorded with a spectral resolution of 4 cm</w:t>
      </w:r>
      <w:r w:rsidRPr="008D52F2">
        <w:rPr>
          <w:vertAlign w:val="superscript"/>
        </w:rPr>
        <w:t>-1</w:t>
      </w:r>
      <w:r w:rsidRPr="008D52F2">
        <w:t xml:space="preserve"> over the infrared range (4,000-600 cm</w:t>
      </w:r>
      <w:r w:rsidRPr="008D52F2">
        <w:rPr>
          <w:vertAlign w:val="superscript"/>
        </w:rPr>
        <w:t>-1</w:t>
      </w:r>
      <w:r w:rsidRPr="008D52F2">
        <w:t>). Data was sum-normalized before analysis. Compositional differences along the entire spectrum were studied using principal component analysis (PCA) and non-metric multidimensional scaling (NMDS) in R using the vegan package</w:t>
      </w:r>
      <w:r w:rsidR="00E576F8">
        <w:t xml:space="preserve"> </w:t>
      </w:r>
      <w:r w:rsidR="00E576F8">
        <w:fldChar w:fldCharType="begin"/>
      </w:r>
      <w:r w:rsidR="00E576F8">
        <w:instrText xml:space="preserve"> ADDIN ZOTERO_ITEM CSL_CITATION {"citationID":"Jf5hqe8l","properties":{"formattedCitation":"(71)","plainCitation":"(71)","noteIndex":0},"citationItems":[{"id":24365,"uris":["http://zotero.org/users/9539750/items/D58W95YJ"],"itemData":{"id":24365,"type":"software","abstract":"Ordination methods, diversity analysis and other functions for community and vegetation ecologists.","license":"GPL-2","source":"R-Packages","title":"vegan: Community Ecology Package","title-short":"vegan","URL":"https://cran.r-project.org/web/packages/vegan/index.html","version":"2.7-1","author":[{"family":"Oksanen","given":"Jari"},{"family":"Simpson","given":"Gavin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Borman","given":"Tuomas"},{"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O."},{"family":"Lahti","given":"Leo"},{"family":"Martino","given":"Cameron"},{"family":"McGlinn","given":"Dan"},{"family":"Ouellette","given":"Marie-Helene"},{"family":"Cunha","given":"Eduardo Ribeiro"},{"family":"Smith","given":"Tyler"},{"family":"Stier","given":"Adrian"},{"family":"Braak","given":"Cajo J. F. Ter"},{"family":"Weedon","given":"James"}],"accessed":{"date-parts":[["2025",8,30]]},"issued":{"date-parts":[["2025",6,5]]}}}],"schema":"https://github.com/citation-style-language/schema/raw/master/csl-citation.json"} </w:instrText>
      </w:r>
      <w:r w:rsidR="00E576F8">
        <w:fldChar w:fldCharType="separate"/>
      </w:r>
      <w:r w:rsidR="00E576F8" w:rsidRPr="00E576F8">
        <w:t>(71)</w:t>
      </w:r>
      <w:r w:rsidR="00E576F8">
        <w:fldChar w:fldCharType="end"/>
      </w:r>
      <w:r w:rsidRPr="008D52F2">
        <w:t xml:space="preserve"> with </w:t>
      </w:r>
      <w:r w:rsidR="008D52F2" w:rsidRPr="008D52F2">
        <w:t>visualizations</w:t>
      </w:r>
      <w:r w:rsidRPr="008D52F2">
        <w:t xml:space="preserve"> created using ggplot2</w:t>
      </w:r>
      <w:r w:rsidR="00E576F8">
        <w:t xml:space="preserve"> </w:t>
      </w:r>
      <w:r w:rsidR="00E576F8">
        <w:fldChar w:fldCharType="begin"/>
      </w:r>
      <w:r w:rsidR="00E576F8">
        <w:instrText xml:space="preserve"> ADDIN ZOTERO_ITEM CSL_CITATION {"citationID":"QF3BydcI","properties":{"formattedCitation":"(72)","plainCitation":"(72)","noteIndex":0},"citationItems":[{"id":24366,"uris":["http://zotero.org/users/9539750/items/ZRPD39RI"],"itemData":{"id":24366,"type":"software","abstract":"A system for 'declaratively' creating graphics, based on \"The Grammar of Graphics\". You provide the data, tell 'ggplot2' how to map variables to aesthetics, what graphical primitives to use, and it takes care of the details.","license":"MIT + file LICENSE","source":"R-Packages","title":"ggplot2: Create Elegant Data Visualisations Using the Grammar of Graphics","title-short":"ggplot2","URL":"https://cran.r-project.org/web/packages/ggplot2/index.html","version":"3.5.2","author":[{"family":"Wickham","given":"Hadley"},{"family":"Chang","given":"Winston"},{"family":"Henry","given":"Lionel"},{"family":"Pedersen","given":"Thomas Lin"},{"family":"Takahashi","given":"Kohske"},{"family":"Wilke","given":"Claus"},{"family":"Woo","given":"Kara"},{"family":"Yutani","given":"Hiroaki"},{"family":"Dunnington","given":"Dewey"},{"family":"Brand","given":"Teun","dropping-particle":"van den"},{"family":"Posit","given":""},{"family":"PBC","given":""}],"accessed":{"date-parts":[["2025",8,30]]},"issued":{"date-parts":[["2025",4,9]]}}}],"schema":"https://github.com/citation-style-language/schema/raw/master/csl-citation.json"} </w:instrText>
      </w:r>
      <w:r w:rsidR="00E576F8">
        <w:fldChar w:fldCharType="separate"/>
      </w:r>
      <w:r w:rsidR="00E576F8" w:rsidRPr="00E576F8">
        <w:t>(72)</w:t>
      </w:r>
      <w:r w:rsidR="00E576F8">
        <w:fldChar w:fldCharType="end"/>
      </w:r>
      <w:r w:rsidRPr="008D52F2">
        <w:t>. Spectral ranges were assigned to different functional groups for different compound classes quantified as peak area (Table 1)</w:t>
      </w:r>
      <w:r w:rsidR="008D52F2" w:rsidRPr="008D52F2">
        <w:t>.</w:t>
      </w:r>
    </w:p>
    <w:p w14:paraId="2D1FDFED" w14:textId="77777777" w:rsidR="00AA3E19" w:rsidRPr="00C41CBD" w:rsidRDefault="00AA3E19" w:rsidP="004F5140">
      <w:pPr>
        <w:pStyle w:val="Heading2"/>
        <w:jc w:val="both"/>
        <w:rPr>
          <w:b/>
          <w:bCs/>
          <w:sz w:val="24"/>
          <w:szCs w:val="24"/>
        </w:rPr>
      </w:pPr>
      <w:bookmarkStart w:id="20" w:name="_a4uoav5pr5t2" w:colFirst="0" w:colLast="0"/>
      <w:bookmarkEnd w:id="20"/>
      <w:r w:rsidRPr="00C41CBD">
        <w:rPr>
          <w:b/>
          <w:bCs/>
          <w:sz w:val="24"/>
          <w:szCs w:val="24"/>
        </w:rPr>
        <w:t>Metagenomics</w:t>
      </w:r>
    </w:p>
    <w:p w14:paraId="3ADE533A" w14:textId="38350919" w:rsidR="00AA3E19" w:rsidRPr="008D52F2" w:rsidRDefault="00AA3E19" w:rsidP="004F5140">
      <w:pPr>
        <w:jc w:val="both"/>
      </w:pPr>
      <w:r w:rsidRPr="008D52F2">
        <w:t xml:space="preserve">DNA was extracted from a 50-mg aliquot of ground litter from all 64 samples using </w:t>
      </w:r>
      <w:proofErr w:type="spellStart"/>
      <w:r w:rsidRPr="008D52F2">
        <w:t>ZymoBiomics</w:t>
      </w:r>
      <w:proofErr w:type="spellEnd"/>
      <w:r w:rsidRPr="008D52F2">
        <w:t xml:space="preserve"> DNA isolations kits (</w:t>
      </w:r>
      <w:proofErr w:type="spellStart"/>
      <w:r w:rsidRPr="008D52F2">
        <w:t>Zymo</w:t>
      </w:r>
      <w:proofErr w:type="spellEnd"/>
      <w:r w:rsidRPr="008D52F2">
        <w:t xml:space="preserve"> Research, Irvine, CA, USA) following manufacturer instructions. Sample homogenization was performed by bead beating for 5 min at the maximum speed of 6.0 m/s (FastPrep-24 High Speed Homogenizer, MP Biomedicals, Irvine, CA, USA). Gel electrophoresis, a Qubit fluorometer (</w:t>
      </w:r>
      <w:proofErr w:type="spellStart"/>
      <w:r w:rsidRPr="008D52F2">
        <w:t>LifeTechnologies</w:t>
      </w:r>
      <w:proofErr w:type="spellEnd"/>
      <w:r w:rsidRPr="008D52F2">
        <w:t>, Carlsbad, CA, USA), and a Nanodrop 2000 Spectrophotometer (</w:t>
      </w:r>
      <w:proofErr w:type="spellStart"/>
      <w:r w:rsidRPr="008D52F2">
        <w:t>Thermo</w:t>
      </w:r>
      <w:proofErr w:type="spellEnd"/>
      <w:r w:rsidRPr="008D52F2">
        <w:t xml:space="preserve"> Scientific, USA) were used to assess the purity and concentration of extracted DNA. Library preparation and metagenomic sequencing were carried out at the University of California Davis Genome Center. We used </w:t>
      </w:r>
      <w:proofErr w:type="spellStart"/>
      <w:r w:rsidRPr="008D52F2">
        <w:t>NovaSeq</w:t>
      </w:r>
      <w:proofErr w:type="spellEnd"/>
      <w:r w:rsidRPr="008D52F2">
        <w:t xml:space="preserve"> (Illumina, San Diego, CA, USA) with PE150 sequencing and the default insert size of 250-400 bp. Taxonomic classification up to genus level was performed using a reads-based assessment with </w:t>
      </w:r>
      <w:proofErr w:type="spellStart"/>
      <w:r w:rsidRPr="008D52F2">
        <w:t>RefSeq</w:t>
      </w:r>
      <w:proofErr w:type="spellEnd"/>
      <w:r w:rsidRPr="008D52F2">
        <w:t xml:space="preserve"> database (maximum e-value cut-off of 10-5, minimum identity cut-off of 60% and minimum length of sequence alignment of 15 nucleotides) on Metagenomics Rapid Annotation using Subsystems Technology (MG-RAST) server version 4.0.3</w:t>
      </w:r>
      <w:r w:rsidR="00E576F8">
        <w:t xml:space="preserve"> </w:t>
      </w:r>
      <w:r w:rsidR="00E576F8">
        <w:fldChar w:fldCharType="begin"/>
      </w:r>
      <w:r w:rsidR="00E576F8">
        <w:instrText xml:space="preserve"> ADDIN ZOTERO_ITEM CSL_CITATION {"citationID":"sVpYPQqH","properties":{"formattedCitation":"(73)","plainCitation":"(73)","noteIndex":0},"citationItems":[{"id":24346,"uris":["http://zotero.org/users/9539750/items/HFNUWE66"],"itemData":{"id":24346,"type":"article-journal","abstract":"Random community genomes (metagenomes) are now commonly used to study microbes in different environments. Over the past few years, the major challenge associated with metagenomics shifted from generating to analyzing sequences. High-throughput, low-cost next-generation sequencing has provided access to metagenomics to a wide range of researchers.","container-title":"BMC Bioinformatics","DOI":"10.1186/1471-2105-9-386","ISSN":"1471-2105","issue":"1","journalAbbreviation":"BMC Bioinformatics","page":"386","source":"BioMed Central","title":"The metagenomics RAST server – a public resource for the automatic phylogenetic and functional analysis of metagenomes","volume":"9","author":[{"family":"Meyer","given":"F."},{"family":"Paarmann","given":"D."},{"family":"D'Souza","given":"M."},{"family":"Olson","given":"R."},{"family":"Glass","given":"EM"},{"family":"Kubal","given":"M."},{"family":"Paczian","given":"T."},{"family":"Rodriguez","given":"A."},{"family":"Stevens","given":"R."},{"family":"Wilke","given":"A."},{"family":"Wilkening","given":"J."},{"family":"Edwards","given":"RA"}],"issued":{"date-parts":[["2008",9,19]]}}}],"schema":"https://github.com/citation-style-language/schema/raw/master/csl-citation.json"} </w:instrText>
      </w:r>
      <w:r w:rsidR="00E576F8">
        <w:fldChar w:fldCharType="separate"/>
      </w:r>
      <w:r w:rsidR="00E576F8" w:rsidRPr="00E576F8">
        <w:t>(73)</w:t>
      </w:r>
      <w:r w:rsidR="00E576F8">
        <w:fldChar w:fldCharType="end"/>
      </w:r>
      <w:r w:rsidRPr="008D52F2">
        <w:t xml:space="preserve">. </w:t>
      </w:r>
    </w:p>
    <w:p w14:paraId="7AA00032" w14:textId="77777777" w:rsidR="008D52F2" w:rsidRPr="008D52F2" w:rsidRDefault="008D52F2" w:rsidP="004F5140">
      <w:pPr>
        <w:jc w:val="both"/>
      </w:pPr>
    </w:p>
    <w:p w14:paraId="7E2BA086" w14:textId="79D487A1" w:rsidR="00AA3E19" w:rsidRPr="008D52F2" w:rsidRDefault="00AA3E19" w:rsidP="004F5140">
      <w:pPr>
        <w:jc w:val="both"/>
      </w:pPr>
      <w:r w:rsidRPr="008D52F2">
        <w:t>We used Metagenome Orchestra (MAGO) (version V2.2b; 2020-03-08)</w:t>
      </w:r>
      <w:r w:rsidR="00E576F8">
        <w:t xml:space="preserve"> </w:t>
      </w:r>
      <w:r w:rsidR="00E576F8">
        <w:fldChar w:fldCharType="begin"/>
      </w:r>
      <w:r w:rsidR="008E5922">
        <w:instrText xml:space="preserve"> ADDIN ZOTERO_ITEM CSL_CITATION {"citationID":"AckPfKL6","properties":{"formattedCitation":"(74)","plainCitation":"(74)","noteIndex":0},"citationItems":[{"id":24367,"uris":["http://zotero.org/users/9539750/items/CNTMEM6P"],"itemData":{"id":24367,"type":"article-journal","abstract":"Microbial species play important roles in different environments and the production of high-quality genomes from metagenome data sets represents a major obstacle to understanding their ecological and evolutionary dynamics. Metagenome-Assembled Genomes Orchestra (MAGO) is a computational framework that integrates and simplifies metagenome assembly, binning, bin improvement, bin quality (completeness and contamination), bin annotation, and evolutionary placement of bins via detailed maximum-likelihood phylogeny based on multiple marker genes using different amino acid substitution models, next to average nucleotide identity analysis of genomes for delineation of species boundaries and operational taxonomic units. MAGO offers streamlined execution of the entire metagenomics pipeline, error checking, computational resource distribution and compatibility of data formats, governed by user-tailored pipeline processing. MAGO is an open-source-software package released in three different ways, as a singularity image and a Docker container for HPC purposes as well as for running MAGO on a commodity hardware, and a virtual machine for gaining a full access to MAGO underlying structure and source code. MAGO is open to suggestions for extensions and is amenable for use in both research and teaching of genomics and molecular evolution of genomes assembled from small single-cell projects or large-scale and complex environmental metagenomes.","container-title":"Molecular Biology and Evolution","DOI":"10.1093/molbev/msz237","ISSN":"0737-4038","issue":"2","journalAbbreviation":"Mol Biol Evol","page":"593-598","source":"Silverchair","title":"Computational Framework for High-Quality Production and Large-Scale Evolutionary Analysis of Metagenome Assembled Genomes","volume":"37","author":[{"family":"Murovec","given":"Boštjan"},{"family":"Deutsch","given":"Leon"},{"family":"Stres","given":"Blaz"}],"issued":{"date-parts":[["2020",2,1]]}}}],"schema":"https://github.com/citation-style-language/schema/raw/master/csl-citation.json"} </w:instrText>
      </w:r>
      <w:r w:rsidR="00E576F8">
        <w:fldChar w:fldCharType="separate"/>
      </w:r>
      <w:r w:rsidR="008E5922" w:rsidRPr="008E5922">
        <w:t>(74)</w:t>
      </w:r>
      <w:r w:rsidR="00E576F8">
        <w:fldChar w:fldCharType="end"/>
      </w:r>
      <w:r w:rsidRPr="008D52F2">
        <w:t xml:space="preserve"> to produce </w:t>
      </w:r>
      <w:proofErr w:type="spellStart"/>
      <w:r w:rsidRPr="008D52F2">
        <w:t>metaSPAdes</w:t>
      </w:r>
      <w:proofErr w:type="spellEnd"/>
      <w:r w:rsidRPr="008D52F2">
        <w:t xml:space="preserve"> (version 3.13.0)</w:t>
      </w:r>
      <w:r w:rsidR="004120B3">
        <w:t xml:space="preserve"> </w:t>
      </w:r>
      <w:r w:rsidR="004120B3">
        <w:fldChar w:fldCharType="begin"/>
      </w:r>
      <w:r w:rsidR="004120B3">
        <w:instrText xml:space="preserve"> ADDIN ZOTERO_ITEM CSL_CITATION {"citationID":"qv8gJpnB","properties":{"formattedCitation":"(75)","plainCitation":"(75)","noteIndex":0},"citationItems":[{"id":29133,"uris":["http://zotero.org/users/9539750/items/5ZFBB76S"],"itemData":{"id":29133,"type":"article-journal","abstract":"While metagenomics has emerged as a technology of choice for analyzing bacterial populations, the assembly of metagenomic data remains challenging, thus stifling biological discoveries. Moreover, recent studies revealed that complex bacterial populations may be composed from dozens of related strains, thus further amplifying the challenge of metagenomic assembly. metaSPAdes addresses various challenges of metagenomic assembly by capitalizing on computational ideas that proved to be useful in assemblies of single cells and highly polymorphic diploid genomes. We benchmark metaSPAdes against other state-of-the-art metagenome assemblers and demonstrate that it results in high-quality assemblies across diverse data sets.","container-title":"Genome Research","DOI":"10.1101/gr.213959.116","ISSN":"1088-9051, 1549-5469","issue":"5","journalAbbreviation":"Genome Res.","language":"en","note":"Company: Cold Spring Harbor Laboratory Press\nDistributor: Cold Spring Harbor Laboratory Press\nInstitution: Cold Spring Harbor Laboratory Press\nLabel: Cold Spring Harbor Laboratory Press\npublisher: Cold Spring Harbor Lab\nPMID: 28298430","page":"824-834","source":"genome.cshlp.org","title":"metaSPAdes: a new versatile metagenomic assembler","title-short":"metaSPAdes","volume":"27","author":[{"family":"Nurk","given":"Sergey"},{"family":"Meleshko","given":"Dmitry"},{"family":"Korobeynikov","given":"Anton"},{"family":"Pevzner","given":"Pavel A."}],"issued":{"date-parts":[["2017",5,1]]}}}],"schema":"https://github.com/citation-style-language/schema/raw/master/csl-citation.json"} </w:instrText>
      </w:r>
      <w:r w:rsidR="004120B3">
        <w:fldChar w:fldCharType="separate"/>
      </w:r>
      <w:r w:rsidR="004120B3" w:rsidRPr="004120B3">
        <w:t>(75)</w:t>
      </w:r>
      <w:r w:rsidR="004120B3">
        <w:fldChar w:fldCharType="end"/>
      </w:r>
      <w:r w:rsidR="008E5922">
        <w:t xml:space="preserve"> </w:t>
      </w:r>
      <w:r w:rsidRPr="008D52F2">
        <w:t xml:space="preserve">assemblies for individual samples. Within MAGO, the quality control of the paired-end reads was carried out with </w:t>
      </w:r>
      <w:proofErr w:type="spellStart"/>
      <w:r w:rsidRPr="008D52F2">
        <w:t>fastp</w:t>
      </w:r>
      <w:proofErr w:type="spellEnd"/>
      <w:r w:rsidRPr="008D52F2">
        <w:t xml:space="preserve"> (version v0.20.0)</w:t>
      </w:r>
      <w:r w:rsidR="008E5922">
        <w:t xml:space="preserve"> </w:t>
      </w:r>
      <w:r w:rsidR="008E5922">
        <w:fldChar w:fldCharType="begin"/>
      </w:r>
      <w:r w:rsidR="004120B3">
        <w:instrText xml:space="preserve"> ADDIN ZOTERO_ITEM CSL_CITATION {"citationID":"ysqSoHkO","properties":{"formattedCitation":"(76)","plainCitation":"(76)","noteIndex":0},"citationItems":[{"id":24371,"uris":["http://zotero.org/users/9539750/items/IUPSE64W"],"itemData":{"id":24371,"type":"article-journal","abstract":"Quality control and preprocessing of FASTQ files are essential to providing clean data for downstream analysis. Traditionally, a different tool is used for each operation, such as quality control, adapter trimming and quality filtering. These tools are often insufficiently fast as most are developed using high-level programming languages (e.g. Python and Java) and provide limited multi-threading support. Reading and loading data multiple times also renders preprocessing slow and I/O inefficient.We developed fastp as an ultra-fast FASTQ preprocessor with useful quality control and data-filtering features. It can perform quality control, adapter trimming, quality filtering, per-read quality pruning and many other operations with a single scan of the FASTQ data. This tool is developed in C++ and has multi-threading support. Based on our evaluation, fastp is 2–5 times faster than other FASTQ preprocessing tools such as Trimmomatic or Cutadapt despite performing far more operations than similar tools.The open-source code and corresponding instructions are available at https://github.com/OpenGene/fastp.","container-title":"Bioinformatics","DOI":"10.1093/bioinformatics/bty560","ISSN":"1367-4803","issue":"17","journalAbbreviation":"Bioinformatics","page":"i884-i890","source":"Silverchair","title":"fastp: an ultra-fast all-in-one FASTQ preprocessor","title-short":"fastp","volume":"34","author":[{"family":"Chen","given":"Shifu"},{"family":"Zhou","given":"Yanqing"},{"family":"Chen","given":"Yaru"},{"family":"Gu","given":"Jia"}],"issued":{"date-parts":[["2018",9,1]]}}}],"schema":"https://github.com/citation-style-language/schema/raw/master/csl-citation.json"} </w:instrText>
      </w:r>
      <w:r w:rsidR="008E5922">
        <w:fldChar w:fldCharType="separate"/>
      </w:r>
      <w:r w:rsidR="004120B3" w:rsidRPr="004120B3">
        <w:t>(76)</w:t>
      </w:r>
      <w:r w:rsidR="008E5922">
        <w:fldChar w:fldCharType="end"/>
      </w:r>
      <w:r w:rsidRPr="008D52F2">
        <w:t xml:space="preserve"> to keep a Q30 read quality while carrying out adapter trimming. </w:t>
      </w:r>
      <w:proofErr w:type="spellStart"/>
      <w:r w:rsidRPr="008D52F2">
        <w:t>seqtk</w:t>
      </w:r>
      <w:proofErr w:type="spellEnd"/>
      <w:r w:rsidRPr="008D52F2">
        <w:t xml:space="preserve"> (version 1.3-r106)</w:t>
      </w:r>
      <w:r w:rsidR="008E5922">
        <w:t xml:space="preserve"> </w:t>
      </w:r>
      <w:r w:rsidR="008E5922">
        <w:fldChar w:fldCharType="begin"/>
      </w:r>
      <w:r w:rsidR="004120B3">
        <w:instrText xml:space="preserve"> ADDIN ZOTERO_ITEM CSL_CITATION {"citationID":"tW8Yu1Ur","properties":{"formattedCitation":"(77)","plainCitation":"(77)","noteIndex":0},"citationItems":[{"id":24373,"uris":["http://zotero.org/users/9539750/items/DDJPE5QP"],"itemData":{"id":24373,"type":"webpage","title":"Seqtk: code walkthrough","URL":"https://lh3.github.io/2018/11/12/seqtk-code-walkthrough","author":[{"family":"Li","given":"Heng"}],"accessed":{"date-parts":[["2025",8,30]]},"issued":{"date-parts":[["2018"]]}}}],"schema":"https://github.com/citation-style-language/schema/raw/master/csl-citation.json"} </w:instrText>
      </w:r>
      <w:r w:rsidR="008E5922">
        <w:fldChar w:fldCharType="separate"/>
      </w:r>
      <w:r w:rsidR="004120B3" w:rsidRPr="004120B3">
        <w:t>(77)</w:t>
      </w:r>
      <w:r w:rsidR="008E5922">
        <w:fldChar w:fldCharType="end"/>
      </w:r>
      <w:r w:rsidRPr="008D52F2">
        <w:t xml:space="preserve"> was used to remove contigs shorter than 1,000 bp from the </w:t>
      </w:r>
      <w:proofErr w:type="spellStart"/>
      <w:r w:rsidRPr="008D52F2">
        <w:t>metaSPAdes</w:t>
      </w:r>
      <w:proofErr w:type="spellEnd"/>
      <w:r w:rsidRPr="008D52F2">
        <w:t xml:space="preserve"> assemblies. Contig-level data was used to assess community-aggregated functional differences across treatments. Prodigal (version 2.6.3)</w:t>
      </w:r>
      <w:r w:rsidR="008E5922">
        <w:t xml:space="preserve"> </w:t>
      </w:r>
      <w:r w:rsidR="008E5922">
        <w:fldChar w:fldCharType="begin"/>
      </w:r>
      <w:r w:rsidR="004120B3">
        <w:instrText xml:space="preserve"> ADDIN ZOTERO_ITEM CSL_CITATION {"citationID":"VTJeSQP1","properties":{"formattedCitation":"(78)","plainCitation":"(78)","noteIndex":0},"citationItems":[{"id":24375,"uris":["http://zotero.org/users/9539750/items/S5YQJXXY"],"itemData":{"id":24375,"type":"article-journal","abstract":"The quality of automated gene prediction in microbial organisms has improved steadily over the past decade, but there is still room for improvement. Increasing the number of correct identifications, both of genes and of the translation initiation sites for each gene, and reducing the overall number of false positives, are all desirable goals.","container-title":"BMC Bioinformatics","DOI":"10.1186/1471-2105-11-119","ISSN":"1471-2105","issue":"1","journalAbbreviation":"BMC Bioinformatics","page":"119","source":"BioMed Central","title":"Prodigal: prokaryotic gene recognition and translation initiation site identification","title-short":"Prodigal","volume":"11","author":[{"family":"Hyatt","given":"Doug"},{"family":"Chen","given":"Gwo-Liang"},{"family":"LoCascio","given":"Philip F."},{"family":"Land","given":"Miriam L."},{"family":"Larimer","given":"Frank W."},{"family":"Hauser","given":"Loren J."}],"issued":{"date-parts":[["2010",3,8]]}}}],"schema":"https://github.com/citation-style-language/schema/raw/master/csl-citation.json"} </w:instrText>
      </w:r>
      <w:r w:rsidR="008E5922">
        <w:fldChar w:fldCharType="separate"/>
      </w:r>
      <w:r w:rsidR="004120B3" w:rsidRPr="004120B3">
        <w:t>(78)</w:t>
      </w:r>
      <w:r w:rsidR="008E5922">
        <w:fldChar w:fldCharType="end"/>
      </w:r>
      <w:r w:rsidRPr="008D52F2">
        <w:t xml:space="preserve"> was used to carry out gene-calling of metagenomic contigs from the individual sample assemblies which was then queried against the carbohydrate active enzymes (</w:t>
      </w:r>
      <w:proofErr w:type="spellStart"/>
      <w:r w:rsidRPr="008D52F2">
        <w:t>CAZy</w:t>
      </w:r>
      <w:proofErr w:type="spellEnd"/>
      <w:r w:rsidRPr="008D52F2">
        <w:t>) database using dbCAN2 (version 2.0.11)</w:t>
      </w:r>
      <w:r w:rsidR="008E5922">
        <w:t xml:space="preserve"> </w:t>
      </w:r>
      <w:r w:rsidR="008E5922">
        <w:fldChar w:fldCharType="begin"/>
      </w:r>
      <w:r w:rsidR="004120B3">
        <w:instrText xml:space="preserve"> ADDIN ZOTERO_ITEM CSL_CITATION {"citationID":"Yp3CEgEy","properties":{"formattedCitation":"(79)","plainCitation":"(79)","noteIndex":0},"citationItems":[{"id":24377,"uris":["http://zotero.org/users/9539750/items/RMIBRLFX"],"itemData":{"id":24377,"type":"article-journal","abstract":"Complex carbohydrates of plants are the main food sources of animals and microbes, and serve as promising renewable feedstock for biofuel and biomaterial production. Carbohydrate active enzymes (CAZymes) are the most important enzymes for complex carbohydrate metabolism. With an increasing number of plant and plant-associated microbial genomes and metagenomes being sequenced, there is an urgent need of automatic tools for genomic data mining of CAZymes. We developed the dbCAN web server in 2012 to provide a public service for automated CAZyme annotation for newly sequenced genomes. Here, dbCAN2 (http://cys.bios.niu.edu/dbCAN2) is presented as an updated meta server, which integrates three state-of-the-art tools for CAZome (all CAZymes of a genome) annotation: (i) HMMER search against the dbCAN HMM (hidden Markov model) database; (ii) DIAMOND search against the CAZy pre-annotated CAZyme sequence database and (iii) Hotpep search against the conserved CAZyme short peptide database. Combining the three outputs and removing CAZymes found by only one tool can significantly improve the CAZome annotation accuracy. In addition, dbCAN2 now also accepts nucleotide sequence submission, and offers the service to predict physically linked CAZyme gene clusters (CGCs), which will be a very useful online tool for identifying putative polysaccharide utilization loci (PULs) in microbial genomes or metagenomes.","container-title":"Nucleic Acids Research","DOI":"10.1093/nar/gky418","ISSN":"0305-1048","issue":"W1","journalAbbreviation":"Nucleic Acids Res","page":"W95-W101","source":"Silverchair","title":"dbCAN2: a meta server for automated carbohydrate-active enzyme annotation","title-short":"dbCAN2","volume":"46","author":[{"family":"Zhang","given":"Han"},{"family":"Yohe","given":"Tanner"},{"family":"Huang","given":"Le"},{"family":"Entwistle","given":"Sarah"},{"family":"Wu","given":"Peizhi"},{"family":"Yang","given":"Zhenglu"},{"family":"Busk","given":"Peter K"},{"family":"Xu","given":"Ying"},{"family":"Yin","given":"Yanbin"}],"issued":{"date-parts":[["2018",7,2]]}}}],"schema":"https://github.com/citation-style-language/schema/raw/master/csl-citation.json"} </w:instrText>
      </w:r>
      <w:r w:rsidR="008E5922">
        <w:fldChar w:fldCharType="separate"/>
      </w:r>
      <w:r w:rsidR="004120B3" w:rsidRPr="004120B3">
        <w:t>(79)</w:t>
      </w:r>
      <w:r w:rsidR="008E5922">
        <w:fldChar w:fldCharType="end"/>
      </w:r>
      <w:r w:rsidRPr="008D52F2">
        <w:t>. PROKKA (version 1.13.7)</w:t>
      </w:r>
      <w:r w:rsidR="008E5922">
        <w:t xml:space="preserve"> </w:t>
      </w:r>
      <w:r w:rsidR="008E5922">
        <w:fldChar w:fldCharType="begin"/>
      </w:r>
      <w:r w:rsidR="004120B3">
        <w:instrText xml:space="preserve"> ADDIN ZOTERO_ITEM CSL_CITATION {"citationID":"fxOf6N0C","properties":{"formattedCitation":"(80)","plainCitation":"(80)","noteIndex":0},"citationItems":[{"id":24379,"uris":["http://zotero.org/users/9539750/items/R9FK7MS6"],"itemData":{"id":24379,"type":"article-journal","abstract":"Summary: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8E5922">
        <w:fldChar w:fldCharType="separate"/>
      </w:r>
      <w:r w:rsidR="004120B3" w:rsidRPr="004120B3">
        <w:t>(80)</w:t>
      </w:r>
      <w:r w:rsidR="008E5922">
        <w:fldChar w:fldCharType="end"/>
      </w:r>
      <w:r w:rsidRPr="008D52F2">
        <w:t xml:space="preserve"> was run in metagenome </w:t>
      </w:r>
      <w:r w:rsidRPr="008D52F2">
        <w:lastRenderedPageBreak/>
        <w:t xml:space="preserve">mode over the assemblies to generate respective annotations. To produce a community gene abundance table across the treatments, each dataset of quality-controlled paired-end reads was aligned against its respective assembly using BWA (version 0.7.17-r1188) </w:t>
      </w:r>
      <w:r w:rsidR="004120B3">
        <w:fldChar w:fldCharType="begin"/>
      </w:r>
      <w:r w:rsidR="004120B3">
        <w:instrText xml:space="preserve"> ADDIN ZOTERO_ITEM CSL_CITATION {"citationID":"SxeG0osY","properties":{"formattedCitation":"(81)","plainCitation":"(81)","noteIndex":0},"citationItems":[{"id":29135,"uris":["http://zotero.org/users/9539750/items/DWGZCPK3"],"itemData":{"id":29135,"type":"article-journal","abstract":"Motivation: The enormous amount of short reads generated by the new DNA sequencing technologies call for the development of fast and accurate read alignment programs. A first generation of hash table-based methods has been developed, including MAQ, which is accurate, feature rich and fast enough to align short reads from a single individual. However, MAQ does not support gapped alignment for single-end reads, which makes it unsuitable for alignment of longer reads where indels may occur frequently. The speed of MAQ is also a concern when the alignment is scaled up to the resequencing of hundreds of individuals.Results: We implemented Burrows-Wheeler Alignment tool (BWA), a new read alignment package that is based on backward search with Burrows–Wheeler Transform (BWT), to efficiently align short sequencing reads against a large reference sequence such as the human genome, allowing mismatches and gaps. BWA supports both base space reads, e.g. from Illumina sequencing machines, and color space reads from AB SOLiD machines. Evaluations on both simulated and real data suggest that BWA is </w:instrText>
      </w:r>
      <w:r w:rsidR="004120B3">
        <w:rPr>
          <w:rFonts w:ascii="Cambria Math" w:hAnsi="Cambria Math" w:cs="Cambria Math"/>
        </w:rPr>
        <w:instrText>∼</w:instrText>
      </w:r>
      <w:r w:rsidR="004120B3">
        <w:instrText xml:space="preserve">10–20× faster than MAQ, while achieving similar accuracy. In addition, BWA outputs alignment in the new standard SAM (Sequence Alignment/Map) format. Variant calling and other downstream analyses after the alignment can be achieved with the open source SAMtools software package.Availability:  http://maq.sourceforge.netContact:  rd@sanger.ac.uk","container-title":"Bioinformatics","DOI":"10.1093/bioinformatics/btp324","ISSN":"1367-4803","issue":"14","journalAbbreviation":"Bioinformatics","page":"1754-1760","source":"Silverchair","title":"Fast and accurate short read alignment with Burrows–Wheeler transform","volume":"25","author":[{"family":"Li","given":"Heng"},{"family":"Durbin","given":"Richard"}],"issued":{"date-parts":[["2009",7,15]]}}}],"schema":"https://github.com/citation-style-language/schema/raw/master/csl-citation.json"} </w:instrText>
      </w:r>
      <w:r w:rsidR="004120B3">
        <w:fldChar w:fldCharType="separate"/>
      </w:r>
      <w:r w:rsidR="004120B3" w:rsidRPr="004120B3">
        <w:t>(81)</w:t>
      </w:r>
      <w:r w:rsidR="004120B3">
        <w:fldChar w:fldCharType="end"/>
      </w:r>
      <w:r w:rsidRPr="008D52F2">
        <w:t xml:space="preserve">. </w:t>
      </w:r>
      <w:proofErr w:type="spellStart"/>
      <w:r w:rsidRPr="008D52F2">
        <w:t>SAMtools</w:t>
      </w:r>
      <w:proofErr w:type="spellEnd"/>
      <w:r w:rsidRPr="008D52F2">
        <w:t xml:space="preserve"> (version 1.9)</w:t>
      </w:r>
      <w:r w:rsidR="004120B3">
        <w:t xml:space="preserve"> </w:t>
      </w:r>
      <w:r w:rsidR="001F2EEB">
        <w:fldChar w:fldCharType="begin"/>
      </w:r>
      <w:r w:rsidR="001F2EEB">
        <w:instrText xml:space="preserve"> ADDIN ZOTERO_ITEM CSL_CITATION {"citationID":"EWe4kcw9","properties":{"formattedCitation":"(82)","plainCitation":"(82)","noteIndex":0},"citationItems":[{"id":24381,"uris":["http://zotero.org/users/9539750/items/HGQSRFR4"],"itemData":{"id":24381,"type":"article-journal","abstract":"Summary: The Sequence Alignment/Map (SAM) format is a generic alignment format for storing read alignments against reference sequences, supporting short and long reads (up to 128 Mbp) produced by different sequencing platforms. It is flexible in style, compact in size, efficient in random access and is the format in which alignments from the 1000 Genomes Project are released. SAMtools implements various utilities for post-processing alignments in the SAM format, such as indexing, variant caller and alignment viewer, and thus provides universal tools for processing read alignments.Availability:  http://samtools.sourceforge.netContact:  rd@sanger.ac.uk","container-title":"Bioinformatics","DOI":"10.1093/bioinformatics/btp352","ISSN":"1367-4803","issue":"16","journalAbbreviation":"Bioinformatics","page":"2078-2079","source":"Silverchair","title":"The Sequence Alignment/Map format and SAMtools","volume":"25","author":[{"family":"Li","given":"Heng"},{"family":"Handsaker","given":"Bob"},{"family":"Wysoker","given":"Alec"},{"family":"Fennell","given":"Tim"},{"family":"Ruan","given":"Jue"},{"family":"Homer","given":"Nils"},{"family":"Marth","given":"Gabor"},{"family":"Abecasis","given":"Goncalo"},{"family":"Durbin","given":"Richard"},{"literal":"1000 Genome Project Data Processing Subgroup"}],"issued":{"date-parts":[["2009",8,15]]}}}],"schema":"https://github.com/citation-style-language/schema/raw/master/csl-citation.json"} </w:instrText>
      </w:r>
      <w:r w:rsidR="001F2EEB">
        <w:fldChar w:fldCharType="separate"/>
      </w:r>
      <w:r w:rsidR="001F2EEB" w:rsidRPr="001F2EEB">
        <w:t>(82)</w:t>
      </w:r>
      <w:r w:rsidR="001F2EEB">
        <w:fldChar w:fldCharType="end"/>
      </w:r>
      <w:r w:rsidRPr="008D52F2">
        <w:t xml:space="preserve"> was used to convert the alignments to binary format as well as to sort them. </w:t>
      </w:r>
      <w:proofErr w:type="spellStart"/>
      <w:r w:rsidRPr="008D52F2">
        <w:t>HTSeq</w:t>
      </w:r>
      <w:proofErr w:type="spellEnd"/>
      <w:r w:rsidRPr="008D52F2">
        <w:t xml:space="preserve"> (version 0.11.2)</w:t>
      </w:r>
      <w:r w:rsidR="001F2EEB">
        <w:t xml:space="preserve"> </w:t>
      </w:r>
      <w:r w:rsidR="001F2EEB">
        <w:fldChar w:fldCharType="begin"/>
      </w:r>
      <w:r w:rsidR="001F2EEB">
        <w:instrText xml:space="preserve"> ADDIN ZOTERO_ITEM CSL_CITATION {"citationID":"Je2B3Go4","properties":{"formattedCitation":"(83)","plainCitation":"(83)","noteIndex":0},"citationItems":[{"id":24383,"uris":["http://zotero.org/users/9539750/items/UHSN574B"],"itemData":{"id":24383,"type":"article-journal","abstract":"Motivation: A large choice of tools exists for many standard tasks in the analysis of high-throughput sequencing (HTS) data. However, once a project deviates from standard workflows, custom scripts are needed. Results: We present HTSeq, a Python library to facilitate the rapid development of such scripts. HTSeq offers parsers for many common data formats in HTS projects, as well as classes to represent data, such as genomic coordinates, sequences, sequencing reads, alignments, gene model information and variant calls, and provides data structures that allow for querying via genomic coordinates. We also present htseq-count, a tool developed with HTSeq that preprocesses RNA-Seq data for differential expression analysis by counting the overlap of reads with genes. Availability and implementation: HTSeq is released as an open-source software under the GNU General Public Licence and available from http://www-huber.embl.de/HTSeq or from the Python Package Index at https://pypi.python.org/pypi/HTSeq . Contact:  sanders@fs.tum.de","container-title":"Bioinformatics","DOI":"10.1093/bioinformatics/btu638","ISSN":"1367-4803","issue":"2","journalAbbreviation":"Bioinformatics","page":"166-169","source":"Silverchair","title":"HTSeq—a Python framework to work with high-throughput sequencing data","volume":"31","author":[{"family":"Anders","given":"Simon"},{"family":"Pyl","given":"Paul Theodor"},{"family":"Huber","given":"Wolfgang"}],"issued":{"date-parts":[["2015",1,15]]}}}],"schema":"https://github.com/citation-style-language/schema/raw/master/csl-citation.json"} </w:instrText>
      </w:r>
      <w:r w:rsidR="001F2EEB">
        <w:fldChar w:fldCharType="separate"/>
      </w:r>
      <w:r w:rsidR="001F2EEB" w:rsidRPr="001F2EEB">
        <w:t>(83)</w:t>
      </w:r>
      <w:r w:rsidR="001F2EEB">
        <w:fldChar w:fldCharType="end"/>
      </w:r>
      <w:r w:rsidRPr="008D52F2">
        <w:t xml:space="preserve"> was employed to count the number of reads aligned to the annotated features by PROKKA across each sample. </w:t>
      </w:r>
      <w:proofErr w:type="spellStart"/>
      <w:r w:rsidRPr="008D52F2">
        <w:t>CAZy</w:t>
      </w:r>
      <w:proofErr w:type="spellEnd"/>
      <w:r w:rsidRPr="008D52F2">
        <w:t xml:space="preserve"> gene abundances were </w:t>
      </w:r>
      <w:r w:rsidR="008D52F2" w:rsidRPr="008D52F2">
        <w:t>normalized</w:t>
      </w:r>
      <w:r w:rsidRPr="008D52F2">
        <w:t xml:space="preserve"> by total protein-coding genes predicted using Prodigal. </w:t>
      </w:r>
      <w:r w:rsidR="008D52F2" w:rsidRPr="008D52F2">
        <w:t>Normalization</w:t>
      </w:r>
      <w:r w:rsidRPr="008D52F2">
        <w:t xml:space="preserve"> accounts for variation in sequencing depth and assembly bias to provide absolute count data. CAZyme genes for specific substrates (cellulose, hemicellulose, polysaccharides, lignin, starch, oligosaccharides, peptidoglycan and chitin) were summed to obtain the total gene abundances linked to degradation of the substrates</w:t>
      </w:r>
      <w:r w:rsidR="001F2EEB">
        <w:t xml:space="preserve"> </w:t>
      </w:r>
      <w:r w:rsidR="001F2EEB">
        <w:fldChar w:fldCharType="begin"/>
      </w:r>
      <w:r w:rsidR="001F2EEB">
        <w:instrText xml:space="preserve"> ADDIN ZOTERO_ITEM CSL_CITATION {"citationID":"9JSR5XlG","properties":{"formattedCitation":"(84)","plainCitation":"(84)","noteIndex":0},"citationItems":[{"id":24385,"uris":["http://zotero.org/users/9539750/items/XJCIU6Y9"],"itemData":{"id":24385,"type":"article-journal","abstract":"The rhizosphere is a hotspot for microbial carbon transformations, and is the entry point for root polysaccharides and polymeric carbohydrates that are important precursors to soil organic matter (SOM). However, the ecological mechanisms that underpin rhizosphere carbohydrate depolymerization are poorly understood. Using Avena fatua, a common annual grass, we analyzed time-resolved metatranscriptomes to compare microbial functions in rhizosphere, detritusphere, and combined rhizosphere–detritusphere habitats. Transcripts were binned using a unique reference database generated from soil isolate genomes, single-cell amplified genomes, metagenomes, and stable isotope probing metagenomes. While soil habitat significantly affected both community composition and overall gene expression, the succession of microbial functions occurred at a faster time scale than compositional changes. Using hierarchical clustering of upregulated decomposition genes, we identified four distinct microbial guilds populated by taxa whose functional succession patterns suggest specialization for substrates provided by fresh growing roots, decaying root detritus, the combination of live and decaying root biomass, or aging root material. Carbohydrate depolymerization genes were consistently upregulated in the rhizosphere, and both taxonomic and functional diversity were highest in the combined rhizosphere–detritusphere, suggesting coexistence of rhizosphere guilds is facilitated by niche differentiation. Metatranscriptome-defined guilds provide a framework to model rhizosphere succession and its consequences for soil carbon cycling.","container-title":"The ISME Journal","DOI":"10.1038/s41396-019-0582-x","ISSN":"1751-7362","issue":"4","journalAbbreviation":"ISME J","page":"999-1014","source":"Silverchair","title":"Niche differentiation is spatially and temporally regulated in the rhizosphere","volume":"14","author":[{"family":"Nuccio","given":"Erin E"},{"family":"Starr","given":"Evan"},{"family":"Karaoz","given":"Ulas"},{"family":"Brodie","given":"Eoin L"},{"family":"Zhou","given":"Jizhong"},{"family":"Tringe","given":"Susannah G"},{"family":"Malmstrom","given":"Rex R"},{"family":"Woyke","given":"Tanja"},{"family":"Banfield","given":"Jillian F"},{"family":"Firestone","given":"Mary K"},{"family":"Pett-Ridge","given":"Jennifer"}],"issued":{"date-parts":[["2020",4,1]]}}}],"schema":"https://github.com/citation-style-language/schema/raw/master/csl-citation.json"} </w:instrText>
      </w:r>
      <w:r w:rsidR="001F2EEB">
        <w:fldChar w:fldCharType="separate"/>
      </w:r>
      <w:r w:rsidR="001F2EEB" w:rsidRPr="001F2EEB">
        <w:t>(84)</w:t>
      </w:r>
      <w:r w:rsidR="001F2EEB">
        <w:fldChar w:fldCharType="end"/>
      </w:r>
      <w:r w:rsidRPr="008D52F2">
        <w:t xml:space="preserve">. </w:t>
      </w:r>
      <w:r w:rsidR="008D52F2" w:rsidRPr="008D52F2">
        <w:t>Visualizations</w:t>
      </w:r>
      <w:r w:rsidRPr="008D52F2">
        <w:t xml:space="preserve"> were made using ggplot2</w:t>
      </w:r>
      <w:r w:rsidR="001F2EEB">
        <w:t xml:space="preserve"> </w:t>
      </w:r>
      <w:r w:rsidR="001F2EEB">
        <w:fldChar w:fldCharType="begin"/>
      </w:r>
      <w:r w:rsidR="001F2EEB">
        <w:instrText xml:space="preserve"> ADDIN ZOTERO_ITEM CSL_CITATION {"citationID":"P4Zo0JhL","properties":{"formattedCitation":"(72)","plainCitation":"(72)","noteIndex":0},"citationItems":[{"id":24366,"uris":["http://zotero.org/users/9539750/items/ZRPD39RI"],"itemData":{"id":24366,"type":"software","abstract":"A system for 'declaratively' creating graphics, based on \"The Grammar of Graphics\". You provide the data, tell 'ggplot2' how to map variables to aesthetics, what graphical primitives to use, and it takes care of the details.","license":"MIT + file LICENSE","source":"R-Packages","title":"ggplot2: Create Elegant Data Visualisations Using the Grammar of Graphics","title-short":"ggplot2","URL":"https://cran.r-project.org/web/packages/ggplot2/index.html","version":"3.5.2","author":[{"family":"Wickham","given":"Hadley"},{"family":"Chang","given":"Winston"},{"family":"Henry","given":"Lionel"},{"family":"Pedersen","given":"Thomas Lin"},{"family":"Takahashi","given":"Kohske"},{"family":"Wilke","given":"Claus"},{"family":"Woo","given":"Kara"},{"family":"Yutani","given":"Hiroaki"},{"family":"Dunnington","given":"Dewey"},{"family":"Brand","given":"Teun","dropping-particle":"van den"},{"family":"Posit","given":""},{"family":"PBC","given":""}],"accessed":{"date-parts":[["2025",8,30]]},"issued":{"date-parts":[["2025",4,9]]}}}],"schema":"https://github.com/citation-style-language/schema/raw/master/csl-citation.json"} </w:instrText>
      </w:r>
      <w:r w:rsidR="001F2EEB">
        <w:fldChar w:fldCharType="separate"/>
      </w:r>
      <w:r w:rsidR="001F2EEB" w:rsidRPr="001F2EEB">
        <w:t>(72)</w:t>
      </w:r>
      <w:r w:rsidR="001F2EEB">
        <w:fldChar w:fldCharType="end"/>
      </w:r>
      <w:r w:rsidRPr="008D52F2">
        <w:t>.</w:t>
      </w:r>
    </w:p>
    <w:p w14:paraId="6ABA2751" w14:textId="77777777" w:rsidR="00AA3E19" w:rsidRPr="00C41CBD" w:rsidRDefault="00AA3E19" w:rsidP="004F5140">
      <w:pPr>
        <w:pStyle w:val="Heading2"/>
        <w:jc w:val="both"/>
        <w:rPr>
          <w:b/>
          <w:bCs/>
          <w:sz w:val="24"/>
          <w:szCs w:val="24"/>
        </w:rPr>
      </w:pPr>
      <w:bookmarkStart w:id="21" w:name="_sll7d5ijouu1" w:colFirst="0" w:colLast="0"/>
      <w:bookmarkEnd w:id="21"/>
      <w:r w:rsidRPr="00C41CBD">
        <w:rPr>
          <w:b/>
          <w:bCs/>
          <w:sz w:val="24"/>
          <w:szCs w:val="24"/>
        </w:rPr>
        <w:t>Extracellular Enzyme Assays</w:t>
      </w:r>
    </w:p>
    <w:p w14:paraId="02834B2F" w14:textId="67DDEA0D" w:rsidR="00AA3E19" w:rsidRPr="008D52F2" w:rsidRDefault="00AA3E19" w:rsidP="004F5140">
      <w:pPr>
        <w:jc w:val="both"/>
      </w:pPr>
      <w:r w:rsidRPr="008D52F2">
        <w:t>We performed extracellular enzyme assays on hydrolytic enzymes (Table 2) using previously reported fluorometric protocols</w:t>
      </w:r>
      <w:r w:rsidR="001F2EEB">
        <w:t xml:space="preserve"> </w:t>
      </w:r>
      <w:r w:rsidR="001F2EEB">
        <w:fldChar w:fldCharType="begin"/>
      </w:r>
      <w:r w:rsidR="001F2EEB">
        <w:instrText xml:space="preserve"> ADDIN ZOTERO_ITEM CSL_CITATION {"citationID":"49eWBydA","properties":{"formattedCitation":"(85, 86)","plainCitation":"(85, 86)","noteIndex":0},"citationItems":[{"id":38,"uris":["http://zotero.org/users/9539750/items/ELKVAFE8"],"itemData":{"id":38,"type":"article-journal","abstract":"Microbial decomposers produce extracellular enzymes to degrade complex plant polymers, making plant C available for metabolism and eventual respiration back to the atmosphere as CO2. Knowledge of how extracellular enzyme kinetics and microbial activity vary with climate is therefore valuable for predicting how future carbon cycling may be affected by climate change, but studies investigating such dynamics in more xeric ecosystems are underrepresented in the literature. We investigated how microbial biomass, litter chemistry, and extracellular enzymes (Vmax and Km) and their temperature sensitivities varied along a Mediterranean climate gradient in southern California. Total microbial biomass did not vary among sites along the gradient in either the dry or the wet season. In contrast, extracellular enzyme Vmax and Km varied as a function of fungal biomass and substrate availability. We also found that Vmax of most enzymes was more sensitive to temperature in colder sites than in warmer sites, though only in the dry season. In contrast, Km of multiple enzymes was more sensitive to temperature in warmer sites across both seasons. Observed enzyme Vmax and Km were indicative of extracellular enzyme accumulation in the drier sites along the gradient, which may contribute to the large pulses of respiration that follow rewetting events in these xeric systems. Variation in enzyme characteristics along the gradient indicate that as these systems become more arid in the future, enzyme dynamics will shift from smaller, potentially more active pools to larger, potentially less active enzyme pools that accumulate over dry periods. In addition, rates of enzymatic decomposition will likely be most sensitive to rising temperatures in the coldest sites along our gradient.","container-title":"Soil Biology and Biochemistry","DOI":"10.1016/j.soilbio.2017.07.005","ISSN":"0038-0717","journalAbbreviation":"Soil Biology and Biochemistry","language":"en","page":"82-92","source":"ScienceDirect","title":"Extracellular enzyme kinetics and thermodynamics along a climate gradient in southern California","volume":"114","author":[{"family":"Baker","given":"Nameer R."},{"family":"Allison","given":"Steven D."}],"issued":{"date-parts":[["2017",11,1]]}}},{"id":11,"uris":["http://zotero.org/users/9539750/items/DS4ZXXHM"],"itemData":{"id":11,"type":"article-journal","abstract":"Microbial digestive enzymes in soil and litter have been studied for over a half century, yet the understanding of microbial enzymes as drivers of ecosystem processes remains hindered by methodological differences among researchers and laboratories. Modern techniques enable the comparison of enzyme activities from different sites and experiments, but most researchers do not optimize enzyme assay methods for their study sites, and thus may not properly assay potential enzyme activity. In this review, we characterize important procedural details of enzyme assays, and define the steps necessary to properly assay potential enzyme activities in environmental samples. We make the following recommendations to investigators measuring soil enzyme activities: 1) run enzyme assays at the environmental pH and temperature; 2) run proper standards, and if using fluorescent substrates with NaOH addition, use a standard time of 1 min between the addition of NaOH and reading in a fluorometer; 3) run enzyme assays under saturating substrate concentrations to ensure Vmax is being measured; 4) confirm that product is produced linearly over the duration of the assay; 5) examine whether mixing during the reaction is necessary to properly measure enzyme activity; 6) find the balance between dilution of soil homogenate and assay variation; and 7) ensure that enzyme activity values are properly calculated. These steps should help develop a unified understanding of enzyme activities in ecosystem ecology.","container-title":"Soil Biology and Biochemistry","DOI":"10.1016/j.soilbio.2011.03.017","ISSN":"0038-0717","issue":"7","journalAbbreviation":"Soil Biology and Biochemistry","language":"en","note":"number: 7","page":"1387-1397","source":"ScienceDirect","title":"Optimization of hydrolytic and oxidative enzyme methods for ecosystem studies","volume":"43","author":[{"family":"German","given":"Donovan P."},{"family":"Weintraub","given":"Michael N."},{"family":"Grandy","given":"A. Stuart"},{"family":"Lauber","given":"Christian L."},{"family":"Rinkes","given":"Zachary L."},{"family":"Allison","given":"Steven D."}],"issued":{"date-parts":[["2011",7,1]]}}}],"schema":"https://github.com/citation-style-language/schema/raw/master/csl-citation.json"} </w:instrText>
      </w:r>
      <w:r w:rsidR="001F2EEB">
        <w:fldChar w:fldCharType="separate"/>
      </w:r>
      <w:r w:rsidR="001F2EEB" w:rsidRPr="001F2EEB">
        <w:t>(85, 86)</w:t>
      </w:r>
      <w:r w:rsidR="001F2EEB">
        <w:fldChar w:fldCharType="end"/>
      </w:r>
      <w:r w:rsidRPr="008D52F2">
        <w:t>. Litter from each collected litter bag was homogenized in 25 mM maleate buffer with pH 6. The resulting homogenate was plated in 96-well opaque microplates with standards, controls, and serial dilutions of their respective substrates. Microplates were incubated at room temperature for four hours, and fluorescence was then measured in a plate reader. Enzyme activity was then calculated from fluorescence data</w:t>
      </w:r>
      <w:r w:rsidR="001F2EEB">
        <w:t xml:space="preserve"> </w:t>
      </w:r>
      <w:r w:rsidR="001F2EEB">
        <w:fldChar w:fldCharType="begin"/>
      </w:r>
      <w:r w:rsidR="001F2EEB">
        <w:instrText xml:space="preserve"> ADDIN ZOTERO_ITEM CSL_CITATION {"citationID":"yOlKF2S4","properties":{"formattedCitation":"(86)","plainCitation":"(86)","noteIndex":0},"citationItems":[{"id":11,"uris":["http://zotero.org/users/9539750/items/DS4ZXXHM"],"itemData":{"id":11,"type":"article-journal","abstract":"Microbial digestive enzymes in soil and litter have been studied for over a half century, yet the understanding of microbial enzymes as drivers of ecosystem processes remains hindered by methodological differences among researchers and laboratories. Modern techniques enable the comparison of enzyme activities from different sites and experiments, but most researchers do not optimize enzyme assay methods for their study sites, and thus may not properly assay potential enzyme activity. In this review, we characterize important procedural details of enzyme assays, and define the steps necessary to properly assay potential enzyme activities in environmental samples. We make the following recommendations to investigators measuring soil enzyme activities: 1) run enzyme assays at the environmental pH and temperature; 2) run proper standards, and if using fluorescent substrates with NaOH addition, use a standard time of 1 min between the addition of NaOH and reading in a fluorometer; 3) run enzyme assays under saturating substrate concentrations to ensure Vmax is being measured; 4) confirm that product is produced linearly over the duration of the assay; 5) examine whether mixing during the reaction is necessary to properly measure enzyme activity; 6) find the balance between dilution of soil homogenate and assay variation; and 7) ensure that enzyme activity values are properly calculated. These steps should help develop a unified understanding of enzyme activities in ecosystem ecology.","container-title":"Soil Biology and Biochemistry","DOI":"10.1016/j.soilbio.2011.03.017","ISSN":"0038-0717","issue":"7","journalAbbreviation":"Soil Biology and Biochemistry","language":"en","note":"number: 7","page":"1387-1397","source":"ScienceDirect","title":"Optimization of hydrolytic and oxidative enzyme methods for ecosystem studies","volume":"43","author":[{"family":"German","given":"Donovan P."},{"family":"Weintraub","given":"Michael N."},{"family":"Grandy","given":"A. Stuart"},{"family":"Lauber","given":"Christian L."},{"family":"Rinkes","given":"Zachary L."},{"family":"Allison","given":"Steven D."}],"issued":{"date-parts":[["2011",7,1]]}}}],"schema":"https://github.com/citation-style-language/schema/raw/master/csl-citation.json"} </w:instrText>
      </w:r>
      <w:r w:rsidR="001F2EEB">
        <w:fldChar w:fldCharType="separate"/>
      </w:r>
      <w:r w:rsidR="001F2EEB" w:rsidRPr="001F2EEB">
        <w:t>(86)</w:t>
      </w:r>
      <w:r w:rsidR="001F2EEB">
        <w:fldChar w:fldCharType="end"/>
      </w:r>
      <w:r w:rsidRPr="008D52F2">
        <w:t xml:space="preserve"> and divided by the dry weight of the litter that was homogenized. The resulting enzyme activity was then plotted against substrate concentration in scatterplots using </w:t>
      </w:r>
      <w:r w:rsidRPr="008D52F2">
        <w:rPr>
          <w:i/>
        </w:rPr>
        <w:t>matplotlib</w:t>
      </w:r>
      <w:r w:rsidRPr="008D52F2">
        <w:t xml:space="preserve"> (version 3.3.2) in Python. The scatterplots were manually inspected for the artifact of substrate inhibition, in which enzyme activity decreases at high substrate concentrations instead of approaching V</w:t>
      </w:r>
      <w:r w:rsidRPr="008D52F2">
        <w:rPr>
          <w:vertAlign w:val="subscript"/>
        </w:rPr>
        <w:t>max</w:t>
      </w:r>
      <w:r w:rsidRPr="008D52F2">
        <w:t xml:space="preserve"> due to the substrate now acting as an inhibitor</w:t>
      </w:r>
      <w:r w:rsidR="001F2EEB">
        <w:t xml:space="preserve"> </w:t>
      </w:r>
      <w:r w:rsidR="001F2EEB">
        <w:fldChar w:fldCharType="begin"/>
      </w:r>
      <w:r w:rsidR="001F2EEB">
        <w:instrText xml:space="preserve"> ADDIN ZOTERO_ITEM CSL_CITATION {"citationID":"mAK948hl","properties":{"formattedCitation":"(87, 88)","plainCitation":"(87, 88)","noteIndex":0},"citationItems":[{"id":16,"uris":["http://zotero.org/users/9539750/items/E2EUU8LJ"],"itemData":{"id":16,"type":"article-journal","container-title":"BioEssays","DOI":"10.1002/bies.200900167","ISSN":"02659247","issue":"5","journalAbbreviation":"Bioessays","language":"en","note":"number: 5","page":"422-429","source":"DOI.org (Crossref)","title":"The biological significance of substrate inhibition: A mechanism with diverse functions","title-short":"The biological significance of substrate inhibition","volume":"32","author":[{"family":"Reed","given":"Michael C."},{"family":"Lieb","given":"Anna"},{"family":"Nijhout","given":"H. Frederik"}],"issued":{"date-parts":[["2010",4,22]]}}},{"id":15,"uris":["http://zotero.org/users/9539750/items/5A4SHJ5R"],"itemData":{"id":15,"type":"article-journal","container-title":"Soil Biology and Biochemistry","DOI":"10.1016/j.soilbio.2011.12.020","ISSN":"00380717","journalAbbreviation":"Soil Biology and Biochemistry","language":"en","page":"196-197","source":"DOI.org (Crossref)","title":"Comment on the review by German et al. (2011) “Optimization of hydrolytic and oxidative enzyme methods for ecosystem studies” [Soil Biology &amp; Biochemistry 43: 1387–1397]","title-short":"Comment on the review by German et al. (2011) “Optimization of hydrolytic and oxidative enzyme methods for ecosystem studies” [Soil Biology &amp; Biochemistry 43","volume":"48","author":[{"family":"Steen","given":"Andrew D."},{"family":"Ziervogel","given":"Kai"}],"issued":{"date-parts":[["2012",5]]}}}],"schema":"https://github.com/citation-style-language/schema/raw/master/csl-citation.json"} </w:instrText>
      </w:r>
      <w:r w:rsidR="001F2EEB">
        <w:fldChar w:fldCharType="separate"/>
      </w:r>
      <w:r w:rsidR="001F2EEB" w:rsidRPr="001F2EEB">
        <w:t>(87, 88)</w:t>
      </w:r>
      <w:r w:rsidR="001F2EEB">
        <w:fldChar w:fldCharType="end"/>
      </w:r>
      <w:r w:rsidRPr="008D52F2">
        <w:t>. Leaving these data points in can underestimate V</w:t>
      </w:r>
      <w:r w:rsidRPr="008D52F2">
        <w:rPr>
          <w:vertAlign w:val="subscript"/>
        </w:rPr>
        <w:t>max</w:t>
      </w:r>
      <w:r w:rsidRPr="008D52F2">
        <w:t xml:space="preserve"> </w:t>
      </w:r>
      <w:r w:rsidR="001F2EEB">
        <w:fldChar w:fldCharType="begin"/>
      </w:r>
      <w:r w:rsidR="001F2EEB">
        <w:instrText xml:space="preserve"> ADDIN ZOTERO_ITEM CSL_CITATION {"citationID":"1wy5JixP","properties":{"formattedCitation":"(88)","plainCitation":"(88)","noteIndex":0},"citationItems":[{"id":15,"uris":["http://zotero.org/users/9539750/items/5A4SHJ5R"],"itemData":{"id":15,"type":"article-journal","container-title":"Soil Biology and Biochemistry","DOI":"10.1016/j.soilbio.2011.12.020","ISSN":"00380717","journalAbbreviation":"Soil Biology and Biochemistry","language":"en","page":"196-197","source":"DOI.org (Crossref)","title":"Comment on the review by German et al. (2011) “Optimization of hydrolytic and oxidative enzyme methods for ecosystem studies” [Soil Biology &amp; Biochemistry 43: 1387–1397]","title-short":"Comment on the review by German et al. (2011) “Optimization of hydrolytic and oxidative enzyme methods for ecosystem studies” [Soil Biology &amp; Biochemistry 43","volume":"48","author":[{"family":"Steen","given":"Andrew D."},{"family":"Ziervogel","given":"Kai"}],"issued":{"date-parts":[["2012",5]]}}}],"schema":"https://github.com/citation-style-language/schema/raw/master/csl-citation.json"} </w:instrText>
      </w:r>
      <w:r w:rsidR="001F2EEB">
        <w:fldChar w:fldCharType="separate"/>
      </w:r>
      <w:r w:rsidR="001F2EEB" w:rsidRPr="001F2EEB">
        <w:t>(88)</w:t>
      </w:r>
      <w:r w:rsidR="001F2EEB">
        <w:fldChar w:fldCharType="end"/>
      </w:r>
      <w:r w:rsidRPr="008D52F2">
        <w:t xml:space="preserve">. These data points were removed, and the resulting enzyme activity was fitted to the Michaelis-Menten equation using the </w:t>
      </w:r>
      <w:proofErr w:type="spellStart"/>
      <w:r w:rsidRPr="008D52F2">
        <w:rPr>
          <w:i/>
        </w:rPr>
        <w:t>curve_fit</w:t>
      </w:r>
      <w:proofErr w:type="spellEnd"/>
      <w:r w:rsidRPr="008D52F2">
        <w:rPr>
          <w:i/>
        </w:rPr>
        <w:t>()</w:t>
      </w:r>
      <w:r w:rsidRPr="008D52F2">
        <w:t xml:space="preserve"> function in </w:t>
      </w:r>
      <w:proofErr w:type="spellStart"/>
      <w:r w:rsidRPr="008D52F2">
        <w:rPr>
          <w:i/>
        </w:rPr>
        <w:t>scipy</w:t>
      </w:r>
      <w:proofErr w:type="spellEnd"/>
      <w:r w:rsidRPr="008D52F2">
        <w:t xml:space="preserve"> (version 1.5.2) to produce V</w:t>
      </w:r>
      <w:r w:rsidRPr="008D52F2">
        <w:rPr>
          <w:vertAlign w:val="subscript"/>
        </w:rPr>
        <w:t>max</w:t>
      </w:r>
      <w:r w:rsidRPr="008D52F2">
        <w:t xml:space="preserve"> in units of µM/g dry litter/hr. V</w:t>
      </w:r>
      <w:r w:rsidRPr="008D52F2">
        <w:rPr>
          <w:vertAlign w:val="subscript"/>
        </w:rPr>
        <w:t>max</w:t>
      </w:r>
      <w:r w:rsidRPr="008D52F2">
        <w:t xml:space="preserve"> values from this curve-fitting were then subjected to further statistical analysis. V</w:t>
      </w:r>
      <w:r w:rsidRPr="008D52F2">
        <w:rPr>
          <w:vertAlign w:val="subscript"/>
        </w:rPr>
        <w:t>max</w:t>
      </w:r>
      <w:r w:rsidRPr="008D52F2">
        <w:t xml:space="preserve"> ha</w:t>
      </w:r>
      <w:r w:rsidR="008D52F2" w:rsidRPr="008D52F2">
        <w:t xml:space="preserve">s </w:t>
      </w:r>
      <w:r w:rsidRPr="008D52F2">
        <w:t>traditionally been used as a measure of the size of an enzyme pool in an environmental substrate</w:t>
      </w:r>
      <w:r w:rsidR="001F2EEB">
        <w:t xml:space="preserve"> </w:t>
      </w:r>
      <w:r w:rsidR="001F2EEB">
        <w:fldChar w:fldCharType="begin"/>
      </w:r>
      <w:r w:rsidR="001F2EEB">
        <w:instrText xml:space="preserve"> ADDIN ZOTERO_ITEM CSL_CITATION {"citationID":"mIje8qnw","properties":{"formattedCitation":"(89)","plainCitation":"(89)","noteIndex":0},"citationItems":[{"id":19,"uris":["http://zotero.org/users/9539750/items/K7TN5BIZ"],"itemData":{"id":19,"type":"article-journal","container-title":"Soil Biology and Biochemistry","DOI":"10.1016/j.soilbio.2008.01.024","ISSN":"00380717","issue":"9","journalAbbreviation":"Soil Biology and Biochemistry","language":"en","note":"number: 9","page":"2098-2106","source":"DOI.org (Crossref)","title":"Emerging tools for measuring and modeling the in situ activity of soil extracellular enzymes","volume":"40","author":[{"family":"Wallenstein","given":"Matthew"},{"family":"Weintraub","given":"Michael"}],"issued":{"date-parts":[["2008",9]]}}}],"schema":"https://github.com/citation-style-language/schema/raw/master/csl-citation.json"} </w:instrText>
      </w:r>
      <w:r w:rsidR="001F2EEB">
        <w:fldChar w:fldCharType="separate"/>
      </w:r>
      <w:r w:rsidR="001F2EEB" w:rsidRPr="001F2EEB">
        <w:t>(89)</w:t>
      </w:r>
      <w:r w:rsidR="001F2EEB">
        <w:fldChar w:fldCharType="end"/>
      </w:r>
      <w:r w:rsidRPr="008D52F2">
        <w:t>.</w:t>
      </w:r>
    </w:p>
    <w:p w14:paraId="01E80E1D" w14:textId="77777777" w:rsidR="00AA3E19" w:rsidRPr="00C41CBD" w:rsidRDefault="00AA3E19" w:rsidP="004F5140">
      <w:pPr>
        <w:pStyle w:val="Heading2"/>
        <w:jc w:val="both"/>
        <w:rPr>
          <w:b/>
          <w:bCs/>
          <w:sz w:val="24"/>
          <w:szCs w:val="24"/>
        </w:rPr>
      </w:pPr>
      <w:bookmarkStart w:id="22" w:name="_6j4mj7e3mdj0" w:colFirst="0" w:colLast="0"/>
      <w:bookmarkEnd w:id="22"/>
      <w:r w:rsidRPr="00C41CBD">
        <w:rPr>
          <w:b/>
          <w:bCs/>
          <w:sz w:val="24"/>
          <w:szCs w:val="24"/>
        </w:rPr>
        <w:t>Statistical Analysis</w:t>
      </w:r>
    </w:p>
    <w:p w14:paraId="5AC154BD" w14:textId="48720313" w:rsidR="005B12DA" w:rsidRPr="008D52F2" w:rsidRDefault="00AA3E19" w:rsidP="004F5140">
      <w:pPr>
        <w:jc w:val="both"/>
      </w:pPr>
      <w:r w:rsidRPr="008D52F2">
        <w:t xml:space="preserve">Statistical analysis was conducted in Python (version 3.8.5). Linear mixed effect models – conducted using the package </w:t>
      </w:r>
      <w:r w:rsidRPr="008D52F2">
        <w:rPr>
          <w:i/>
        </w:rPr>
        <w:t>statsmodels</w:t>
      </w:r>
      <w:r w:rsidRPr="008D52F2">
        <w:t xml:space="preserve"> (version 0.12.0) – were performed on percent FTIR spectral areas of specific bands, CAZyme gene abundance, and V</w:t>
      </w:r>
      <w:r w:rsidRPr="008D52F2">
        <w:rPr>
          <w:vertAlign w:val="subscript"/>
        </w:rPr>
        <w:t>max</w:t>
      </w:r>
      <w:r w:rsidRPr="008D52F2">
        <w:t xml:space="preserve"> values with vegetation, precipitation, and their interaction as fixed effects and the collection time point – in days since deployment – and plot as random effects. Residuals were checked for normality after each model fit using the Shapiro-Wilk test from </w:t>
      </w:r>
      <w:proofErr w:type="spellStart"/>
      <w:r w:rsidRPr="008D52F2">
        <w:rPr>
          <w:i/>
        </w:rPr>
        <w:t>scipy</w:t>
      </w:r>
      <w:proofErr w:type="spellEnd"/>
      <w:r w:rsidRPr="008D52F2">
        <w:t>, and the dependent variable was transformed by log</w:t>
      </w:r>
      <w:r w:rsidRPr="008D52F2">
        <w:rPr>
          <w:vertAlign w:val="subscript"/>
        </w:rPr>
        <w:t>10</w:t>
      </w:r>
      <w:r w:rsidRPr="008D52F2">
        <w:t xml:space="preserve">, reciprocal, or square root transformations and refitted until the model with the most normal residuals – having the largest Shapiro-Wilk p-value – was produced. The square root transformation was dropped as it often did not produce the model with the most normal residuals. Tukey’s pairwise comparisons were performed as a post-hoc test on levels of main effects and combinations of their interactions that were statistically significant in linear mixed effects model </w:t>
      </w:r>
      <w:r w:rsidRPr="008D52F2">
        <w:lastRenderedPageBreak/>
        <w:t>(p &lt; 0.05). Cohen’s D was calculated as a measure of effect size for statistically significant main effects (Table S1).</w:t>
      </w:r>
    </w:p>
    <w:p w14:paraId="164B737E" w14:textId="77777777" w:rsidR="00AA3E19" w:rsidRPr="008D52F2" w:rsidRDefault="00AA3E19" w:rsidP="004F5140">
      <w:pPr>
        <w:jc w:val="both"/>
      </w:pPr>
    </w:p>
    <w:p w14:paraId="269E42C3" w14:textId="77777777" w:rsidR="00AA3E19" w:rsidRPr="008D52F2" w:rsidRDefault="00AA3E19" w:rsidP="004F5140">
      <w:pPr>
        <w:jc w:val="both"/>
      </w:pPr>
    </w:p>
    <w:p w14:paraId="68CFB7D9" w14:textId="77777777" w:rsidR="00AA3E19" w:rsidRPr="008D52F2" w:rsidRDefault="00AA3E19" w:rsidP="004F5140">
      <w:pPr>
        <w:jc w:val="both"/>
      </w:pPr>
    </w:p>
    <w:p w14:paraId="1C1D8328" w14:textId="43B6EC9E" w:rsidR="00AA3E19" w:rsidRPr="00C41CBD" w:rsidRDefault="00AA3E19" w:rsidP="004F5140">
      <w:pPr>
        <w:jc w:val="both"/>
        <w:rPr>
          <w:sz w:val="32"/>
          <w:szCs w:val="32"/>
        </w:rPr>
      </w:pPr>
      <w:r w:rsidRPr="00C41CBD">
        <w:rPr>
          <w:sz w:val="32"/>
          <w:szCs w:val="32"/>
        </w:rPr>
        <w:t xml:space="preserve">Author contributions </w:t>
      </w:r>
    </w:p>
    <w:p w14:paraId="45DCBBD0" w14:textId="77777777" w:rsidR="005B12DA" w:rsidRDefault="005B12DA" w:rsidP="004F5140">
      <w:pPr>
        <w:jc w:val="both"/>
      </w:pPr>
    </w:p>
    <w:p w14:paraId="071FB719" w14:textId="408A702A" w:rsidR="00104E77" w:rsidRDefault="00104E77" w:rsidP="004F5140">
      <w:pPr>
        <w:jc w:val="both"/>
      </w:pPr>
      <w:r w:rsidRPr="00104E77">
        <w:t xml:space="preserve">AAM, </w:t>
      </w:r>
      <w:del w:id="23" w:author="Brian Chung" w:date="2025-10-20T22:41:00Z" w16du:dateUtc="2025-10-21T05:41:00Z">
        <w:r w:rsidRPr="00104E77" w:rsidDel="004B66C2">
          <w:delText xml:space="preserve">JBHM, </w:delText>
        </w:r>
      </w:del>
      <w:r w:rsidRPr="00104E77">
        <w:t xml:space="preserve">ELB, and SDA designed research; AAM coordinated the project; AAM </w:t>
      </w:r>
      <w:del w:id="24" w:author="Brian Chung" w:date="2025-10-20T22:42:00Z" w16du:dateUtc="2025-10-21T05:42:00Z">
        <w:r w:rsidRPr="00104E77" w:rsidDel="004B66C2">
          <w:delText xml:space="preserve">and CW </w:delText>
        </w:r>
      </w:del>
      <w:r w:rsidRPr="00104E77">
        <w:t>w</w:t>
      </w:r>
      <w:ins w:id="25" w:author="Brian Chung" w:date="2025-10-20T22:42:00Z" w16du:dateUtc="2025-10-21T05:42:00Z">
        <w:r w:rsidR="004B66C2">
          <w:t>as</w:t>
        </w:r>
      </w:ins>
      <w:del w:id="26" w:author="Brian Chung" w:date="2025-10-20T22:42:00Z" w16du:dateUtc="2025-10-21T05:42:00Z">
        <w:r w:rsidRPr="00104E77" w:rsidDel="004B66C2">
          <w:delText>ere</w:delText>
        </w:r>
      </w:del>
      <w:r w:rsidRPr="00104E77">
        <w:t xml:space="preserve"> involved in litter sampling, experimental setup, sample processing and DNA extractions;</w:t>
      </w:r>
      <w:r w:rsidR="00924BDD">
        <w:t xml:space="preserve"> BC performed the enzyme assays</w:t>
      </w:r>
      <w:ins w:id="27" w:author="Brian Chung" w:date="2025-10-20T22:42:00Z" w16du:dateUtc="2025-10-21T05:42:00Z">
        <w:r w:rsidR="004B66C2">
          <w:t>;</w:t>
        </w:r>
      </w:ins>
      <w:del w:id="28" w:author="Brian Chung" w:date="2025-10-20T22:42:00Z" w16du:dateUtc="2025-10-21T05:42:00Z">
        <w:r w:rsidR="00924BDD" w:rsidDel="004B66C2">
          <w:delText>,</w:delText>
        </w:r>
      </w:del>
      <w:r w:rsidRPr="00104E77">
        <w:t xml:space="preserve"> </w:t>
      </w:r>
      <w:r w:rsidR="00924BDD">
        <w:t>S</w:t>
      </w:r>
      <w:ins w:id="29" w:author="swddlsf@outlook.com" w:date="2025-10-21T15:19:00Z" w16du:dateUtc="2025-10-21T22:19:00Z">
        <w:r w:rsidR="00EA2622">
          <w:t>W</w:t>
        </w:r>
      </w:ins>
      <w:del w:id="30" w:author="swddlsf@outlook.com" w:date="2025-10-21T15:19:00Z" w16du:dateUtc="2025-10-21T22:19:00Z">
        <w:r w:rsidR="00924BDD" w:rsidDel="00EA2622">
          <w:delText>Z</w:delText>
        </w:r>
      </w:del>
      <w:r w:rsidR="00924BDD">
        <w:t xml:space="preserve"> and ZH performed the FTIR analysis</w:t>
      </w:r>
      <w:ins w:id="31" w:author="Brian Chung" w:date="2025-10-20T22:42:00Z" w16du:dateUtc="2025-10-21T05:42:00Z">
        <w:r w:rsidR="004B66C2">
          <w:t>;</w:t>
        </w:r>
      </w:ins>
      <w:del w:id="32" w:author="Brian Chung" w:date="2025-10-20T22:42:00Z" w16du:dateUtc="2025-10-21T05:42:00Z">
        <w:r w:rsidR="00924BDD" w:rsidDel="004B66C2">
          <w:delText>,</w:delText>
        </w:r>
      </w:del>
      <w:r w:rsidR="00924BDD">
        <w:t xml:space="preserve"> BC and </w:t>
      </w:r>
      <w:r w:rsidRPr="00104E77">
        <w:t>AAM conducted all the statistical analysis</w:t>
      </w:r>
      <w:r w:rsidR="00924BDD">
        <w:t xml:space="preserve"> and visualizations</w:t>
      </w:r>
      <w:r w:rsidRPr="00104E77">
        <w:t xml:space="preserve">; </w:t>
      </w:r>
      <w:del w:id="33" w:author="Brian Chung" w:date="2025-10-20T22:43:00Z" w16du:dateUtc="2025-10-21T05:43:00Z">
        <w:r w:rsidRPr="00104E77" w:rsidDel="004B66C2">
          <w:delText xml:space="preserve">JBHM, </w:delText>
        </w:r>
      </w:del>
      <w:r w:rsidRPr="00104E77">
        <w:t>ELB</w:t>
      </w:r>
      <w:del w:id="34" w:author="Brian Chung" w:date="2025-10-20T22:43:00Z" w16du:dateUtc="2025-10-21T05:43:00Z">
        <w:r w:rsidRPr="00104E77" w:rsidDel="004B66C2">
          <w:delText>,</w:delText>
        </w:r>
      </w:del>
      <w:r w:rsidRPr="00104E77">
        <w:t xml:space="preserve"> and SDA contributed reagents and analytical tools; </w:t>
      </w:r>
      <w:r w:rsidR="00924BDD">
        <w:t>BC</w:t>
      </w:r>
      <w:r w:rsidRPr="00104E77">
        <w:t xml:space="preserve"> drafted the manuscript with inputs from </w:t>
      </w:r>
      <w:r w:rsidR="00924BDD">
        <w:t>AAM</w:t>
      </w:r>
      <w:r w:rsidRPr="00104E77">
        <w:t xml:space="preserve"> and SDA; and all authors were involved in critical revision and approval of the final version.</w:t>
      </w:r>
    </w:p>
    <w:p w14:paraId="4F884451" w14:textId="77777777" w:rsidR="00C41CBD" w:rsidRDefault="00C41CBD" w:rsidP="004F5140">
      <w:pPr>
        <w:jc w:val="both"/>
      </w:pPr>
    </w:p>
    <w:p w14:paraId="22E2A703" w14:textId="77777777" w:rsidR="00104E77" w:rsidRDefault="00104E77" w:rsidP="004F5140">
      <w:pPr>
        <w:jc w:val="both"/>
      </w:pPr>
    </w:p>
    <w:p w14:paraId="664C5BA6" w14:textId="77777777" w:rsidR="00104E77" w:rsidRPr="00104E77" w:rsidRDefault="00104E77" w:rsidP="004F5140">
      <w:pPr>
        <w:jc w:val="both"/>
        <w:rPr>
          <w:sz w:val="32"/>
          <w:szCs w:val="32"/>
        </w:rPr>
      </w:pPr>
      <w:r w:rsidRPr="00104E77">
        <w:rPr>
          <w:sz w:val="32"/>
          <w:szCs w:val="32"/>
        </w:rPr>
        <w:t>Funding</w:t>
      </w:r>
    </w:p>
    <w:p w14:paraId="7F939110" w14:textId="77777777" w:rsidR="00104E77" w:rsidRDefault="00104E77" w:rsidP="004F5140">
      <w:pPr>
        <w:jc w:val="both"/>
      </w:pPr>
    </w:p>
    <w:p w14:paraId="401DFCA5" w14:textId="09BAF8F9" w:rsidR="005B12DA" w:rsidRDefault="00104E77" w:rsidP="004F5140">
      <w:pPr>
        <w:jc w:val="both"/>
      </w:pPr>
      <w:r>
        <w:t xml:space="preserve">We acknowledge funding from the US Department of Energy Genomic Science Program, BER, Office of Science projects DE-SC0016410 and DE-SC0020382 awarded to University of California Irvine, and DE-AC02-05CH11231 awarded to Lawrence Berkeley National Laboratory. DNA sequencing was carried out at the DNA Technologies and Expression Analysis Cores at the UC Davis Genome Center, supported by NIH Shared Instrumentation Grant 1S10OD010786-01. </w:t>
      </w:r>
    </w:p>
    <w:p w14:paraId="1FC079D5" w14:textId="77777777" w:rsidR="00924BDD" w:rsidRPr="008D52F2" w:rsidRDefault="00924BDD" w:rsidP="004F5140">
      <w:pPr>
        <w:jc w:val="both"/>
      </w:pPr>
    </w:p>
    <w:p w14:paraId="597216DD" w14:textId="77777777" w:rsidR="005B12DA" w:rsidRPr="008D52F2" w:rsidRDefault="005B12DA" w:rsidP="004F5140">
      <w:pPr>
        <w:jc w:val="both"/>
      </w:pPr>
    </w:p>
    <w:p w14:paraId="098C62F0" w14:textId="77777777" w:rsidR="00104E77" w:rsidRDefault="00104E77" w:rsidP="004F5140">
      <w:pPr>
        <w:jc w:val="both"/>
        <w:rPr>
          <w:sz w:val="24"/>
          <w:szCs w:val="24"/>
        </w:rPr>
      </w:pPr>
      <w:r w:rsidRPr="00C41CBD">
        <w:rPr>
          <w:sz w:val="32"/>
          <w:szCs w:val="32"/>
        </w:rPr>
        <w:t>Acknowledgments</w:t>
      </w:r>
      <w:r w:rsidRPr="00C41CBD">
        <w:rPr>
          <w:sz w:val="24"/>
          <w:szCs w:val="24"/>
        </w:rPr>
        <w:t xml:space="preserve"> </w:t>
      </w:r>
    </w:p>
    <w:p w14:paraId="12AFBA83" w14:textId="77777777" w:rsidR="00C41CBD" w:rsidRPr="00C41CBD" w:rsidRDefault="00C41CBD" w:rsidP="004F5140">
      <w:pPr>
        <w:jc w:val="both"/>
        <w:rPr>
          <w:sz w:val="24"/>
          <w:szCs w:val="24"/>
        </w:rPr>
      </w:pPr>
    </w:p>
    <w:p w14:paraId="40C2D098" w14:textId="6DD47D07" w:rsidR="00104E77" w:rsidRPr="008D52F2" w:rsidRDefault="00104E77" w:rsidP="004F5140">
      <w:pPr>
        <w:jc w:val="both"/>
      </w:pPr>
      <w:r>
        <w:t>We thank</w:t>
      </w:r>
      <w:r w:rsidRPr="00104E77">
        <w:t xml:space="preserve"> Antonio Ribeiro</w:t>
      </w:r>
      <w:r>
        <w:t xml:space="preserve"> for bioinformatics support.</w:t>
      </w:r>
      <w:ins w:id="35" w:author="Brian Chung" w:date="2025-10-19T01:27:00Z" w16du:dateUtc="2025-10-19T08:27:00Z">
        <w:r w:rsidR="00A76A38">
          <w:t xml:space="preserve"> We thank Therese Pham, Kaveh Siah, and Elizabeth D</w:t>
        </w:r>
      </w:ins>
      <w:ins w:id="36" w:author="Brian Chung" w:date="2025-10-19T01:28:00Z" w16du:dateUtc="2025-10-19T08:28:00Z">
        <w:r w:rsidR="00A76A38">
          <w:t xml:space="preserve">uan for </w:t>
        </w:r>
      </w:ins>
      <w:ins w:id="37" w:author="Brian Chung" w:date="2025-10-19T01:29:00Z" w16du:dateUtc="2025-10-19T08:29:00Z">
        <w:r w:rsidR="00A76A38">
          <w:t>performing the enzyme assays along</w:t>
        </w:r>
      </w:ins>
      <w:ins w:id="38" w:author="Brian Chung" w:date="2025-10-20T22:45:00Z" w16du:dateUtc="2025-10-21T05:45:00Z">
        <w:r w:rsidR="004B66C2">
          <w:t>side</w:t>
        </w:r>
      </w:ins>
      <w:ins w:id="39" w:author="Brian Chung" w:date="2025-10-19T01:29:00Z" w16du:dateUtc="2025-10-19T08:29:00Z">
        <w:r w:rsidR="00A76A38">
          <w:t xml:space="preserve"> </w:t>
        </w:r>
      </w:ins>
      <w:ins w:id="40" w:author="Brian Chung" w:date="2025-10-20T22:45:00Z" w16du:dateUtc="2025-10-21T05:45:00Z">
        <w:r w:rsidR="004B66C2">
          <w:t>coauthor</w:t>
        </w:r>
      </w:ins>
      <w:ins w:id="41" w:author="Brian Chung" w:date="2025-10-19T01:29:00Z" w16du:dateUtc="2025-10-19T08:29:00Z">
        <w:r w:rsidR="00A76A38">
          <w:t xml:space="preserve"> BC.</w:t>
        </w:r>
      </w:ins>
      <w:r>
        <w:t xml:space="preserve"> </w:t>
      </w:r>
      <w:r w:rsidRPr="00104E77">
        <w:t xml:space="preserve">We </w:t>
      </w:r>
      <w:r>
        <w:t xml:space="preserve">acknowledge </w:t>
      </w:r>
      <w:r w:rsidRPr="00104E77">
        <w:t>Orange County Parks and the Irvine Ranch Conservancy for field site access.</w:t>
      </w:r>
    </w:p>
    <w:p w14:paraId="33B71175" w14:textId="77777777" w:rsidR="00C41CBD" w:rsidRDefault="00C41CBD" w:rsidP="004F5140">
      <w:pPr>
        <w:pStyle w:val="Heading1"/>
        <w:jc w:val="both"/>
        <w:rPr>
          <w:sz w:val="32"/>
          <w:szCs w:val="32"/>
        </w:rPr>
      </w:pPr>
      <w:bookmarkStart w:id="42" w:name="_nqz752x877vh" w:colFirst="0" w:colLast="0"/>
      <w:bookmarkEnd w:id="42"/>
    </w:p>
    <w:p w14:paraId="667AD159" w14:textId="77777777" w:rsidR="00C41CBD" w:rsidRDefault="00C41CBD" w:rsidP="004F5140">
      <w:pPr>
        <w:pStyle w:val="Heading1"/>
        <w:jc w:val="both"/>
        <w:rPr>
          <w:sz w:val="32"/>
          <w:szCs w:val="32"/>
        </w:rPr>
      </w:pPr>
    </w:p>
    <w:p w14:paraId="6D403B4D" w14:textId="77777777" w:rsidR="00C41CBD" w:rsidRDefault="00C41CBD" w:rsidP="004F5140">
      <w:pPr>
        <w:pStyle w:val="Heading1"/>
        <w:jc w:val="both"/>
        <w:rPr>
          <w:sz w:val="32"/>
          <w:szCs w:val="32"/>
        </w:rPr>
      </w:pPr>
    </w:p>
    <w:p w14:paraId="479AD261" w14:textId="10BE3D3E" w:rsidR="005B12DA" w:rsidRPr="00C41CBD" w:rsidRDefault="00000000" w:rsidP="004F5140">
      <w:pPr>
        <w:pStyle w:val="Heading1"/>
        <w:jc w:val="both"/>
        <w:rPr>
          <w:sz w:val="32"/>
          <w:szCs w:val="32"/>
        </w:rPr>
      </w:pPr>
      <w:r w:rsidRPr="00C41CBD">
        <w:rPr>
          <w:sz w:val="32"/>
          <w:szCs w:val="32"/>
        </w:rPr>
        <w:t>Tables</w:t>
      </w:r>
    </w:p>
    <w:p w14:paraId="19859C12" w14:textId="77777777" w:rsidR="005B12DA" w:rsidRPr="008D52F2" w:rsidRDefault="005B12DA" w:rsidP="004F5140">
      <w:pPr>
        <w:jc w:val="both"/>
        <w:rPr>
          <w:rFonts w:eastAsia="Times New Roman"/>
          <w:sz w:val="24"/>
          <w:szCs w:val="24"/>
        </w:rPr>
      </w:pPr>
    </w:p>
    <w:tbl>
      <w:tblPr>
        <w:tblStyle w:val="a"/>
        <w:tblpPr w:leftFromText="180" w:rightFromText="180" w:topFromText="180" w:bottomFromText="180" w:vertAnchor="text" w:tblpY="563"/>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905"/>
        <w:gridCol w:w="2415"/>
      </w:tblGrid>
      <w:tr w:rsidR="005B12DA" w:rsidRPr="008D52F2" w14:paraId="6AFAAF43" w14:textId="77777777">
        <w:tc>
          <w:tcPr>
            <w:tcW w:w="2025" w:type="dxa"/>
          </w:tcPr>
          <w:p w14:paraId="35C1274C"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lastRenderedPageBreak/>
              <w:t>Spectral range (cm-1)</w:t>
            </w:r>
          </w:p>
        </w:tc>
        <w:tc>
          <w:tcPr>
            <w:tcW w:w="4905" w:type="dxa"/>
          </w:tcPr>
          <w:p w14:paraId="4E0D5065"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Band assignment</w:t>
            </w:r>
          </w:p>
        </w:tc>
        <w:tc>
          <w:tcPr>
            <w:tcW w:w="2415" w:type="dxa"/>
          </w:tcPr>
          <w:p w14:paraId="6FD21EF6"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Likely litter substrate</w:t>
            </w:r>
          </w:p>
        </w:tc>
      </w:tr>
      <w:tr w:rsidR="005B12DA" w:rsidRPr="008D52F2" w14:paraId="310023CA" w14:textId="77777777">
        <w:tc>
          <w:tcPr>
            <w:tcW w:w="2025" w:type="dxa"/>
          </w:tcPr>
          <w:p w14:paraId="2E228CC2"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1015 - 970</w:t>
            </w:r>
          </w:p>
        </w:tc>
        <w:tc>
          <w:tcPr>
            <w:tcW w:w="4905" w:type="dxa"/>
          </w:tcPr>
          <w:p w14:paraId="7E7ECC35"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C-O stretching of esters</w:t>
            </w:r>
          </w:p>
        </w:tc>
        <w:tc>
          <w:tcPr>
            <w:tcW w:w="2415" w:type="dxa"/>
          </w:tcPr>
          <w:p w14:paraId="616D165F"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Carbohydrate</w:t>
            </w:r>
          </w:p>
        </w:tc>
      </w:tr>
      <w:tr w:rsidR="005B12DA" w:rsidRPr="008D52F2" w14:paraId="2745500F" w14:textId="77777777">
        <w:tc>
          <w:tcPr>
            <w:tcW w:w="2025" w:type="dxa"/>
          </w:tcPr>
          <w:p w14:paraId="6D69B7B9"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1080 - 1015</w:t>
            </w:r>
          </w:p>
        </w:tc>
        <w:tc>
          <w:tcPr>
            <w:tcW w:w="4905" w:type="dxa"/>
          </w:tcPr>
          <w:p w14:paraId="0BBA2F05"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C-O deformation of glycosidic bonds</w:t>
            </w:r>
          </w:p>
        </w:tc>
        <w:tc>
          <w:tcPr>
            <w:tcW w:w="2415" w:type="dxa"/>
          </w:tcPr>
          <w:p w14:paraId="00AA7B35"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Carbohydrate</w:t>
            </w:r>
          </w:p>
        </w:tc>
      </w:tr>
      <w:tr w:rsidR="005B12DA" w:rsidRPr="008D52F2" w14:paraId="4BED2C8A" w14:textId="77777777">
        <w:tc>
          <w:tcPr>
            <w:tcW w:w="2025" w:type="dxa"/>
          </w:tcPr>
          <w:p w14:paraId="291D24F2"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1160 - 1100</w:t>
            </w:r>
          </w:p>
        </w:tc>
        <w:tc>
          <w:tcPr>
            <w:tcW w:w="4905" w:type="dxa"/>
          </w:tcPr>
          <w:p w14:paraId="5E1F208E"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C-O stretching of esters</w:t>
            </w:r>
          </w:p>
        </w:tc>
        <w:tc>
          <w:tcPr>
            <w:tcW w:w="2415" w:type="dxa"/>
          </w:tcPr>
          <w:p w14:paraId="6B30D877"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Carbohydrate</w:t>
            </w:r>
          </w:p>
        </w:tc>
      </w:tr>
      <w:tr w:rsidR="005B12DA" w:rsidRPr="008D52F2" w14:paraId="06C6DC69" w14:textId="77777777">
        <w:tc>
          <w:tcPr>
            <w:tcW w:w="2025" w:type="dxa"/>
          </w:tcPr>
          <w:p w14:paraId="64D285C5"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1230 - 1160</w:t>
            </w:r>
          </w:p>
        </w:tc>
        <w:tc>
          <w:tcPr>
            <w:tcW w:w="4905" w:type="dxa"/>
          </w:tcPr>
          <w:p w14:paraId="7B62B606"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C-O stretches</w:t>
            </w:r>
          </w:p>
        </w:tc>
        <w:tc>
          <w:tcPr>
            <w:tcW w:w="2415" w:type="dxa"/>
          </w:tcPr>
          <w:p w14:paraId="14EDEDC2"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Carbohydrate</w:t>
            </w:r>
          </w:p>
        </w:tc>
      </w:tr>
      <w:tr w:rsidR="005B12DA" w:rsidRPr="008D52F2" w14:paraId="0387E55C" w14:textId="77777777">
        <w:tc>
          <w:tcPr>
            <w:tcW w:w="2025" w:type="dxa"/>
          </w:tcPr>
          <w:p w14:paraId="16024CB6"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1475 - 1450</w:t>
            </w:r>
          </w:p>
        </w:tc>
        <w:tc>
          <w:tcPr>
            <w:tcW w:w="4905" w:type="dxa"/>
          </w:tcPr>
          <w:p w14:paraId="7145AE2B"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C-H deformation in methyl and methylene</w:t>
            </w:r>
          </w:p>
        </w:tc>
        <w:tc>
          <w:tcPr>
            <w:tcW w:w="2415" w:type="dxa"/>
          </w:tcPr>
          <w:p w14:paraId="19378F79"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Lignin</w:t>
            </w:r>
          </w:p>
        </w:tc>
      </w:tr>
      <w:tr w:rsidR="005B12DA" w:rsidRPr="008D52F2" w14:paraId="4FB856C0" w14:textId="77777777">
        <w:tc>
          <w:tcPr>
            <w:tcW w:w="2025" w:type="dxa"/>
          </w:tcPr>
          <w:p w14:paraId="0F76AA14"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1645 - 1620</w:t>
            </w:r>
          </w:p>
        </w:tc>
        <w:tc>
          <w:tcPr>
            <w:tcW w:w="4905" w:type="dxa"/>
          </w:tcPr>
          <w:p w14:paraId="566788D2"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Amide</w:t>
            </w:r>
          </w:p>
        </w:tc>
        <w:tc>
          <w:tcPr>
            <w:tcW w:w="2415" w:type="dxa"/>
          </w:tcPr>
          <w:p w14:paraId="5CF8CC09"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Protein</w:t>
            </w:r>
          </w:p>
        </w:tc>
      </w:tr>
      <w:tr w:rsidR="005B12DA" w:rsidRPr="008D52F2" w14:paraId="1339D812" w14:textId="77777777">
        <w:tc>
          <w:tcPr>
            <w:tcW w:w="2025" w:type="dxa"/>
          </w:tcPr>
          <w:p w14:paraId="6DE4E9A6" w14:textId="77777777" w:rsidR="005B12DA" w:rsidRPr="008D52F2" w:rsidRDefault="00000000" w:rsidP="004F5140">
            <w:pPr>
              <w:jc w:val="both"/>
              <w:rPr>
                <w:rFonts w:eastAsia="Times New Roman"/>
                <w:sz w:val="24"/>
                <w:szCs w:val="24"/>
              </w:rPr>
            </w:pPr>
            <w:r w:rsidRPr="008D52F2">
              <w:rPr>
                <w:rFonts w:eastAsia="Times New Roman"/>
                <w:sz w:val="24"/>
                <w:szCs w:val="24"/>
              </w:rPr>
              <w:t>1600 - 1545</w:t>
            </w:r>
          </w:p>
        </w:tc>
        <w:tc>
          <w:tcPr>
            <w:tcW w:w="4905" w:type="dxa"/>
          </w:tcPr>
          <w:p w14:paraId="01E486B6"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Amide</w:t>
            </w:r>
          </w:p>
        </w:tc>
        <w:tc>
          <w:tcPr>
            <w:tcW w:w="2415" w:type="dxa"/>
          </w:tcPr>
          <w:p w14:paraId="37109BE8"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Protein</w:t>
            </w:r>
          </w:p>
        </w:tc>
      </w:tr>
      <w:tr w:rsidR="005B12DA" w:rsidRPr="008D52F2" w14:paraId="6A5E2591" w14:textId="77777777">
        <w:tc>
          <w:tcPr>
            <w:tcW w:w="2025" w:type="dxa"/>
          </w:tcPr>
          <w:p w14:paraId="2D22EB47"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1750 - 1700</w:t>
            </w:r>
          </w:p>
        </w:tc>
        <w:tc>
          <w:tcPr>
            <w:tcW w:w="4905" w:type="dxa"/>
          </w:tcPr>
          <w:p w14:paraId="2FA8DA3C"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C=O stretching</w:t>
            </w:r>
          </w:p>
        </w:tc>
        <w:tc>
          <w:tcPr>
            <w:tcW w:w="2415" w:type="dxa"/>
          </w:tcPr>
          <w:p w14:paraId="7BC908A9" w14:textId="77777777" w:rsidR="005B12DA" w:rsidRPr="008D52F2" w:rsidRDefault="00000000" w:rsidP="004F5140">
            <w:pPr>
              <w:widowControl w:val="0"/>
              <w:jc w:val="both"/>
              <w:rPr>
                <w:rFonts w:eastAsia="Times New Roman"/>
                <w:sz w:val="24"/>
                <w:szCs w:val="24"/>
              </w:rPr>
            </w:pPr>
            <w:r w:rsidRPr="008D52F2">
              <w:rPr>
                <w:rFonts w:eastAsia="Times New Roman"/>
                <w:sz w:val="24"/>
                <w:szCs w:val="24"/>
              </w:rPr>
              <w:t>Lipid</w:t>
            </w:r>
          </w:p>
        </w:tc>
      </w:tr>
    </w:tbl>
    <w:p w14:paraId="579C5E7C" w14:textId="6E72F554" w:rsidR="000D2913" w:rsidRPr="001F2EEB" w:rsidRDefault="00000000" w:rsidP="001F2EEB">
      <w:pPr>
        <w:jc w:val="both"/>
        <w:rPr>
          <w:sz w:val="32"/>
          <w:szCs w:val="32"/>
        </w:rPr>
      </w:pPr>
      <w:r w:rsidRPr="008D52F2">
        <w:rPr>
          <w:rFonts w:eastAsia="Times New Roman"/>
          <w:sz w:val="24"/>
          <w:szCs w:val="24"/>
          <w:u w:val="single"/>
        </w:rPr>
        <w:t>Table 1.</w:t>
      </w:r>
      <w:r w:rsidRPr="008D52F2">
        <w:rPr>
          <w:rFonts w:eastAsia="Times New Roman"/>
          <w:sz w:val="24"/>
          <w:szCs w:val="24"/>
        </w:rPr>
        <w:t xml:space="preserve"> FTIR band assignments and indicative components of leaf litter chemistry</w:t>
      </w:r>
      <w:r w:rsidRPr="008D52F2">
        <w:br w:type="page"/>
      </w:r>
      <w:bookmarkStart w:id="43" w:name="_civd7nvfn266" w:colFirst="0" w:colLast="0"/>
      <w:bookmarkEnd w:id="43"/>
      <w:r w:rsidRPr="00C41CBD">
        <w:rPr>
          <w:sz w:val="32"/>
          <w:szCs w:val="32"/>
        </w:rPr>
        <w:lastRenderedPageBreak/>
        <w:t>References</w:t>
      </w:r>
    </w:p>
    <w:p w14:paraId="1FAC9530" w14:textId="77777777" w:rsidR="001F2EEB" w:rsidRDefault="000D2913" w:rsidP="001F2EEB">
      <w:pPr>
        <w:pStyle w:val="Bibliography"/>
      </w:pPr>
      <w:r>
        <w:fldChar w:fldCharType="begin"/>
      </w:r>
      <w:r w:rsidR="00E166F8">
        <w:instrText xml:space="preserve"> ADDIN ZOTERO_BIBL {"uncited":[],"omitted":[],"custom":[]} CSL_BIBLIOGRAPHY </w:instrText>
      </w:r>
      <w:r>
        <w:fldChar w:fldCharType="separate"/>
      </w:r>
      <w:r w:rsidR="001F2EEB">
        <w:t xml:space="preserve">1. </w:t>
      </w:r>
      <w:r w:rsidR="001F2EEB">
        <w:tab/>
        <w:t>IPCC. 2023. Climate Change 2021 – The Physical Science Basis: Working Group I Contribution to the Sixth Assessment Report of the Intergovernmental Panel on Climate Change, 1st ed. Cambridge University Press. https://www.cambridge.org/core/product/identifier/9781009157896/type/book. Retrieved 25 August 2025.</w:t>
      </w:r>
    </w:p>
    <w:p w14:paraId="3AE41D24" w14:textId="77777777" w:rsidR="001F2EEB" w:rsidRDefault="001F2EEB" w:rsidP="001F2EEB">
      <w:pPr>
        <w:pStyle w:val="Bibliography"/>
      </w:pPr>
      <w:r>
        <w:t xml:space="preserve">2. </w:t>
      </w:r>
      <w:r>
        <w:tab/>
        <w:t>Diffenbaugh NS, Swain DL, Touma D. 2015. Anthropogenic warming has increased drought risk in California. Proc Natl Acad Sci 112:3931–3936.</w:t>
      </w:r>
    </w:p>
    <w:p w14:paraId="5C3ECB96" w14:textId="77777777" w:rsidR="001F2EEB" w:rsidRDefault="001F2EEB" w:rsidP="001F2EEB">
      <w:pPr>
        <w:pStyle w:val="Bibliography"/>
      </w:pPr>
      <w:r>
        <w:t xml:space="preserve">3. </w:t>
      </w:r>
      <w:r>
        <w:tab/>
        <w:t>Yoon J-H, Wang S-YS, Gillies RR, Kravitz B, Hipps L, Rasch PJ. 2015. Increasing water cycle extremes in California and in relation to ENSO cycle under global warming. Nat Commun 6:8657.</w:t>
      </w:r>
    </w:p>
    <w:p w14:paraId="70152DB4" w14:textId="77777777" w:rsidR="001F2EEB" w:rsidRDefault="001F2EEB" w:rsidP="001F2EEB">
      <w:pPr>
        <w:pStyle w:val="Bibliography"/>
      </w:pPr>
      <w:r>
        <w:t xml:space="preserve">4. </w:t>
      </w:r>
      <w:r>
        <w:tab/>
        <w:t>Rapacciuolo G, Maher SP, Schneider AC, Hammond TT, Jabis MD, Walsh RE, Iknayan KJ, Walden GK, Oldfather MF, Ackerly DD, Beissinger SR. 2014. Beyond a warming fingerprint: individualistic biogeographic responses to heterogeneous climate change in California. Glob Change Biol 20:2841–2855.</w:t>
      </w:r>
    </w:p>
    <w:p w14:paraId="77874806" w14:textId="77777777" w:rsidR="001F2EEB" w:rsidRDefault="001F2EEB" w:rsidP="001F2EEB">
      <w:pPr>
        <w:pStyle w:val="Bibliography"/>
      </w:pPr>
      <w:r>
        <w:t xml:space="preserve">5. </w:t>
      </w:r>
      <w:r>
        <w:tab/>
        <w:t>Malik AA, Bouskill NJ. 2022. Drought impacts on microbial trait distribution and feedback to soil carbon cycling. 6. Funct Ecol 36:1442–1456.</w:t>
      </w:r>
    </w:p>
    <w:p w14:paraId="1BE31547" w14:textId="77777777" w:rsidR="001F2EEB" w:rsidRDefault="001F2EEB" w:rsidP="001F2EEB">
      <w:pPr>
        <w:pStyle w:val="Bibliography"/>
      </w:pPr>
      <w:r>
        <w:t xml:space="preserve">6. </w:t>
      </w:r>
      <w:r>
        <w:tab/>
        <w:t>Schimel JP. 2018. Life in Dry Soils: Effects of Drought on Soil Microbial Communities and Processes. Annu Rev Ecol Evol Syst 49:409–432.</w:t>
      </w:r>
    </w:p>
    <w:p w14:paraId="71B40B73" w14:textId="77777777" w:rsidR="001F2EEB" w:rsidRDefault="001F2EEB" w:rsidP="001F2EEB">
      <w:pPr>
        <w:pStyle w:val="Bibliography"/>
      </w:pPr>
      <w:r>
        <w:t xml:space="preserve">7. </w:t>
      </w:r>
      <w:r>
        <w:tab/>
        <w:t>Suseela V, Tharayil N. 2018. Decoupling the direct and indirect effects of climate on plant litter decomposition: Accounting for stress-induced modifications in plant chemistry. Glob Change Biol 24:1428–1451.</w:t>
      </w:r>
    </w:p>
    <w:p w14:paraId="23281FA2" w14:textId="77777777" w:rsidR="001F2EEB" w:rsidRDefault="001F2EEB" w:rsidP="001F2EEB">
      <w:pPr>
        <w:pStyle w:val="Bibliography"/>
      </w:pPr>
      <w:r>
        <w:lastRenderedPageBreak/>
        <w:t xml:space="preserve">8. </w:t>
      </w:r>
      <w:r>
        <w:tab/>
        <w:t>Malik AA, Swenson T, Weihe C, Morrison EW, Martiny JBH, Brodie EL, Northen TR, Allison SD. 2020. Drought and plant litter chemistry alter microbial gene expression and metabolite production. 9. ISME J 14:2236–2247.</w:t>
      </w:r>
    </w:p>
    <w:p w14:paraId="55525035" w14:textId="77777777" w:rsidR="001F2EEB" w:rsidRDefault="001F2EEB" w:rsidP="001F2EEB">
      <w:pPr>
        <w:pStyle w:val="Bibliography"/>
      </w:pPr>
      <w:r>
        <w:t xml:space="preserve">9. </w:t>
      </w:r>
      <w:r>
        <w:tab/>
        <w:t>Bouskill NJ, Wood TE, Baran R, Ye Z, Bowen BP, Lim H, Zhou J, Nostrand JDV, Nico P, Northen TR, Silver WL, Brodie EL. 2016. Belowground Response to Drought in a Tropical Forest Soil. I. Changes in Microbial Functional Potential and Metabolism. Front Microbiol 7.</w:t>
      </w:r>
    </w:p>
    <w:p w14:paraId="51DBF099" w14:textId="77777777" w:rsidR="001F2EEB" w:rsidRDefault="001F2EEB" w:rsidP="001F2EEB">
      <w:pPr>
        <w:pStyle w:val="Bibliography"/>
      </w:pPr>
      <w:r>
        <w:t xml:space="preserve">10. </w:t>
      </w:r>
      <w:r>
        <w:tab/>
        <w:t>Evans S, D. Allison S, V. Hawkes C. 2022. Microbes, memory and moisture: Predicting microbial moisture responses and their impact on carbon cycling. 6. Funct Ecol 36:1430–1441.</w:t>
      </w:r>
    </w:p>
    <w:p w14:paraId="7DA9F445" w14:textId="77777777" w:rsidR="001F2EEB" w:rsidRDefault="001F2EEB" w:rsidP="001F2EEB">
      <w:pPr>
        <w:pStyle w:val="Bibliography"/>
      </w:pPr>
      <w:r>
        <w:t xml:space="preserve">11. </w:t>
      </w:r>
      <w:r>
        <w:tab/>
        <w:t>Seres A, Kröel-Dulay G, Szakálas J, Nagy PI, Boros G, Ónodi G, Kertész M, Szitár K, Mojzes A. 2022. The response of litter decomposition to extreme drought modified by plant species, plant part, and soil depth in a temperate grassland. Ecol Evol 12:e9652.</w:t>
      </w:r>
    </w:p>
    <w:p w14:paraId="7C0D0156" w14:textId="77777777" w:rsidR="001F2EEB" w:rsidRDefault="001F2EEB" w:rsidP="001F2EEB">
      <w:pPr>
        <w:pStyle w:val="Bibliography"/>
      </w:pPr>
      <w:r>
        <w:t xml:space="preserve">12. </w:t>
      </w:r>
      <w:r>
        <w:tab/>
        <w:t>Santonja M, Fernandez C, Gauquelin T, Baldy V. 2015. Climate change effects on litter decomposition: intensive drought leads to a strong decrease of litter mixture interactions. Plant Soil 393:69–82.</w:t>
      </w:r>
    </w:p>
    <w:p w14:paraId="19F92D44" w14:textId="77777777" w:rsidR="001F2EEB" w:rsidRDefault="001F2EEB" w:rsidP="001F2EEB">
      <w:pPr>
        <w:pStyle w:val="Bibliography"/>
      </w:pPr>
      <w:r>
        <w:t xml:space="preserve">13. </w:t>
      </w:r>
      <w:r>
        <w:tab/>
        <w:t>Allison SD, Lu Y, Weihe C, Goulden ML, Martiny AC, Treseder KK, Martiny JBH. 2013. Microbial abundance and composition influence litter decomposition response to environmental change. 3. Ecology 94:714–725.</w:t>
      </w:r>
    </w:p>
    <w:p w14:paraId="074A4846" w14:textId="77777777" w:rsidR="001F2EEB" w:rsidRDefault="001F2EEB" w:rsidP="001F2EEB">
      <w:pPr>
        <w:pStyle w:val="Bibliography"/>
      </w:pPr>
      <w:r>
        <w:t xml:space="preserve">14. </w:t>
      </w:r>
      <w:r>
        <w:tab/>
        <w:t>Pereira S, Burešová A, Kopecky J, Mádrová P, Aupic-Samain A, Fernandez C, Baldy V, Sagova-Mareckova M. 2019. Litter traits and rainfall reduction alter microbial litter decomposers: the evidence from three Mediterranean forests. FEMS Microbiol Ecol 95:fiz168.</w:t>
      </w:r>
    </w:p>
    <w:p w14:paraId="47C34C3E" w14:textId="77777777" w:rsidR="001F2EEB" w:rsidRDefault="001F2EEB" w:rsidP="001F2EEB">
      <w:pPr>
        <w:pStyle w:val="Bibliography"/>
      </w:pPr>
      <w:r>
        <w:lastRenderedPageBreak/>
        <w:t xml:space="preserve">15. </w:t>
      </w:r>
      <w:r>
        <w:tab/>
        <w:t>Alster CJ, German DP, Lu Y, Allison SD. 2013. Microbial enzymatic responses to drought and to nitrogen addition in a southern California grassland. Soil Biol Biochem 64:68–79.</w:t>
      </w:r>
    </w:p>
    <w:p w14:paraId="2A50C3D0" w14:textId="77777777" w:rsidR="001F2EEB" w:rsidRDefault="001F2EEB" w:rsidP="001F2EEB">
      <w:pPr>
        <w:pStyle w:val="Bibliography"/>
      </w:pPr>
      <w:r>
        <w:t xml:space="preserve">16. </w:t>
      </w:r>
      <w:r>
        <w:tab/>
        <w:t>Cornwell WK, Cornelissen JHC, Amatangelo K, Dorrepaal E, Eviner VT, Godoy O, Hobbie SE, Hoorens B, Kurokawa H, Pérez-Harguindeguy N, Quested HM, Santiago LS, Wardle DA, Wright IJ, Aerts R, Allison SD, Van Bodegom P, Brovkin V, Chatain A, Callaghan TV, Díaz S, Garnier E, Gurvich DE, Kazakou E, Klein JA, Read J, Reich PB, Soudzilovskaia NA, Vaieretti MV, Westoby M. 2008. Plant species traits are the predominant control on litter decomposition rates within biomes worldwide. 10. Ecol Lett 11:1065–1071.</w:t>
      </w:r>
    </w:p>
    <w:p w14:paraId="7774BB81" w14:textId="77777777" w:rsidR="001F2EEB" w:rsidRDefault="001F2EEB" w:rsidP="001F2EEB">
      <w:pPr>
        <w:pStyle w:val="Bibliography"/>
      </w:pPr>
      <w:r>
        <w:t xml:space="preserve">17. </w:t>
      </w:r>
      <w:r>
        <w:tab/>
        <w:t>Yang K, Zhu J, Zhang W, Zhang Q, Lu D, Zhang Y, Zheng X, Xu S, Wang GG. 2022. Litter decomposition and nutrient release from monospecific and mixed litters: Comparisons of litter quality, fauna and decomposition site effects. J Ecol 110:1673–1686.</w:t>
      </w:r>
    </w:p>
    <w:p w14:paraId="544A45DD" w14:textId="77777777" w:rsidR="001F2EEB" w:rsidRDefault="001F2EEB" w:rsidP="001F2EEB">
      <w:pPr>
        <w:pStyle w:val="Bibliography"/>
      </w:pPr>
      <w:r>
        <w:t xml:space="preserve">18. </w:t>
      </w:r>
      <w:r>
        <w:tab/>
        <w:t>Zhang D, Hui D, Luo Y, Zhou G. 2008. Rates of litter decomposition in terrestrial ecosystems: global patterns and controlling factors. J Plant Ecol 1:85–93.</w:t>
      </w:r>
    </w:p>
    <w:p w14:paraId="40670ED2" w14:textId="77777777" w:rsidR="001F2EEB" w:rsidRDefault="001F2EEB" w:rsidP="001F2EEB">
      <w:pPr>
        <w:pStyle w:val="Bibliography"/>
      </w:pPr>
      <w:r>
        <w:t xml:space="preserve">19. </w:t>
      </w:r>
      <w:r>
        <w:tab/>
        <w:t>Bontti EE, Decant JP, Munson SM, Gathany MA, Przeszlowska A, Haddix ML, Owens S, Burke IC, Parton WJ, Harmon ME. 2009. Litter decomposition in grasslands of Central North America (US Great Plains). 5. Glob Change Biol 15:1356–1363.</w:t>
      </w:r>
    </w:p>
    <w:p w14:paraId="4CB05878" w14:textId="77777777" w:rsidR="001F2EEB" w:rsidRDefault="001F2EEB" w:rsidP="001F2EEB">
      <w:pPr>
        <w:pStyle w:val="Bibliography"/>
      </w:pPr>
      <w:r>
        <w:t xml:space="preserve">20. </w:t>
      </w:r>
      <w:r>
        <w:tab/>
        <w:t>Sardans J, Peñuelas J, Ogaya R. 2008. Drought-Induced Changes in C and N Stoichiometry in a Quercus ilex Mediterranean Forest. 5. For Sci 54:513–522.</w:t>
      </w:r>
    </w:p>
    <w:p w14:paraId="243EC6B1" w14:textId="77777777" w:rsidR="001F2EEB" w:rsidRDefault="001F2EEB" w:rsidP="001F2EEB">
      <w:pPr>
        <w:pStyle w:val="Bibliography"/>
      </w:pPr>
      <w:r>
        <w:t xml:space="preserve">21. </w:t>
      </w:r>
      <w:r>
        <w:tab/>
        <w:t>Suseela V, Tharayil N, Xing B, Dukes JS. 2015. Warming and drought differentially influence the production and resorption of elemental and metabolic nitrogen pools in Quercus rubra. Glob Change Biol 21:4177–4195.</w:t>
      </w:r>
    </w:p>
    <w:p w14:paraId="175938A3" w14:textId="77777777" w:rsidR="001F2EEB" w:rsidRDefault="001F2EEB" w:rsidP="001F2EEB">
      <w:pPr>
        <w:pStyle w:val="Bibliography"/>
      </w:pPr>
      <w:r>
        <w:lastRenderedPageBreak/>
        <w:t xml:space="preserve">22. </w:t>
      </w:r>
      <w:r>
        <w:tab/>
        <w:t>Top SM, Preston CM, Dukes JS, Tharayil N. 2017. Climate Influences the Content and Chemical Composition of Foliar Tannins in Green and Senesced Tissues of Quercus rubra. Front Plant Sci 8.</w:t>
      </w:r>
    </w:p>
    <w:p w14:paraId="54DE91DE" w14:textId="77777777" w:rsidR="001F2EEB" w:rsidRDefault="001F2EEB" w:rsidP="001F2EEB">
      <w:pPr>
        <w:pStyle w:val="Bibliography"/>
      </w:pPr>
      <w:r>
        <w:t xml:space="preserve">23. </w:t>
      </w:r>
      <w:r>
        <w:tab/>
        <w:t>Ogaya R, Peñuelas J. 2021. Climate Change Effects in a Mediterranean Forest Following 21 Consecutive Years of Experimental Drought. Forests 12:306.</w:t>
      </w:r>
    </w:p>
    <w:p w14:paraId="798EC484" w14:textId="77777777" w:rsidR="001F2EEB" w:rsidRDefault="001F2EEB" w:rsidP="001F2EEB">
      <w:pPr>
        <w:pStyle w:val="Bibliography"/>
      </w:pPr>
      <w:r>
        <w:t xml:space="preserve">24. </w:t>
      </w:r>
      <w:r>
        <w:tab/>
        <w:t>Kimball S, Goulden ML, Suding KN, Parker S. 2014. Altered water and nitrogen input shifts succession in a southern California coastal sage community. 6. Ecol Appl 24:1390–1404.</w:t>
      </w:r>
    </w:p>
    <w:p w14:paraId="7515F81B" w14:textId="77777777" w:rsidR="001F2EEB" w:rsidRDefault="001F2EEB" w:rsidP="001F2EEB">
      <w:pPr>
        <w:pStyle w:val="Bibliography"/>
      </w:pPr>
      <w:r>
        <w:t xml:space="preserve">25. </w:t>
      </w:r>
      <w:r>
        <w:tab/>
        <w:t>Martiny JB, Martiny AC, Weihe C, Lu Y, Berlemont R, Brodie EL, Goulden ML, Treseder KK, Allison SD. 2017. Microbial legacies alter decomposition in response to simulated global change. 2. ISME J 11:490–499.</w:t>
      </w:r>
    </w:p>
    <w:p w14:paraId="66DC2342" w14:textId="77777777" w:rsidR="001F2EEB" w:rsidRDefault="001F2EEB" w:rsidP="001F2EEB">
      <w:pPr>
        <w:pStyle w:val="Bibliography"/>
      </w:pPr>
      <w:r>
        <w:t xml:space="preserve">26. </w:t>
      </w:r>
      <w:r>
        <w:tab/>
        <w:t xml:space="preserve">Armendáriz-Ruiz M, Rodríguez-González JA, Camacho-Ruíz RM, Mateos-Díaz JC. 2018. Carbohydrate Esterases: An Overview, p. 39–68. </w:t>
      </w:r>
      <w:r>
        <w:rPr>
          <w:i/>
          <w:iCs/>
        </w:rPr>
        <w:t>In</w:t>
      </w:r>
      <w:r>
        <w:t xml:space="preserve"> Sandoval, G (ed.), Lipases and Phospholipases: Methods and Protocols. Springer, New York, NY.</w:t>
      </w:r>
    </w:p>
    <w:p w14:paraId="26419A22" w14:textId="77777777" w:rsidR="001F2EEB" w:rsidRDefault="001F2EEB" w:rsidP="001F2EEB">
      <w:pPr>
        <w:pStyle w:val="Bibliography"/>
      </w:pPr>
      <w:r>
        <w:t xml:space="preserve">27. </w:t>
      </w:r>
      <w:r>
        <w:tab/>
        <w:t>Zhuang J, Li M, Pu Y, Ragauskas AJ, Yoo CG. 2020. Observation of Potential Contaminants in Processed Biomass Using Fourier Transform Infrared Spectroscopy. 12. Appl Sci 10:4345.</w:t>
      </w:r>
    </w:p>
    <w:p w14:paraId="3DC2C732" w14:textId="77777777" w:rsidR="001F2EEB" w:rsidRDefault="001F2EEB" w:rsidP="001F2EEB">
      <w:pPr>
        <w:pStyle w:val="Bibliography"/>
      </w:pPr>
      <w:r>
        <w:t xml:space="preserve">28. </w:t>
      </w:r>
      <w:r>
        <w:tab/>
        <w:t>Madari BE, Reeves JBI, Machado PLOA, Guimarães CM, Torres E, McCarty GW. 2006. Mid- and near-infrared spectroscopic assessment of soil compositional parameters and structural indices in two Ferralsols. 1–2. Geoderma 136:245–259.</w:t>
      </w:r>
    </w:p>
    <w:p w14:paraId="74608F85" w14:textId="77777777" w:rsidR="001F2EEB" w:rsidRDefault="001F2EEB" w:rsidP="001F2EEB">
      <w:pPr>
        <w:pStyle w:val="Bibliography"/>
      </w:pPr>
      <w:r>
        <w:t xml:space="preserve">29. </w:t>
      </w:r>
      <w:r>
        <w:tab/>
        <w:t>Baker NR, Allison SD. 2015. Ultraviolet photodegradation facilitates microbial litter decomposition in a Mediterranean climate. Ecology 96:1994–2003.</w:t>
      </w:r>
    </w:p>
    <w:p w14:paraId="376ED0A9" w14:textId="77777777" w:rsidR="001F2EEB" w:rsidRDefault="001F2EEB" w:rsidP="001F2EEB">
      <w:pPr>
        <w:pStyle w:val="Bibliography"/>
      </w:pPr>
      <w:r>
        <w:lastRenderedPageBreak/>
        <w:t xml:space="preserve">30. </w:t>
      </w:r>
      <w:r>
        <w:tab/>
        <w:t>Esch EH, King JY, Cleland EE. 2019. Foliar litter chemistry mediates susceptibility to UV degradation in two dominant species from a semi-arid ecosystem. Plant Soil 440:265–276.</w:t>
      </w:r>
    </w:p>
    <w:p w14:paraId="3147BA3D" w14:textId="77777777" w:rsidR="001F2EEB" w:rsidRDefault="001F2EEB" w:rsidP="001F2EEB">
      <w:pPr>
        <w:pStyle w:val="Bibliography"/>
      </w:pPr>
      <w:r>
        <w:t xml:space="preserve">31. </w:t>
      </w:r>
      <w:r>
        <w:tab/>
        <w:t>Malik AA, Martiny JBH, Ribeiro A, Sheridan PO, Weihe C, Brodie EL, Allison SD. 2024. Bacterial population-level trade-offs between drought tolerance and resource acquisition traits impact decomposition. ISME J 18:wrae224.</w:t>
      </w:r>
    </w:p>
    <w:p w14:paraId="27C07DA5" w14:textId="77777777" w:rsidR="001F2EEB" w:rsidRDefault="001F2EEB" w:rsidP="001F2EEB">
      <w:pPr>
        <w:pStyle w:val="Bibliography"/>
      </w:pPr>
      <w:r>
        <w:t xml:space="preserve">32. </w:t>
      </w:r>
      <w:r>
        <w:tab/>
        <w:t>Berg B, McClaugherty C. 2014. Plant Litter: Decomposition, Humus Formation, Carbon Sequestration. Springer Berlin Heidelberg, Berlin, Heidelberg. https://link.springer.com/10.1007/978-3-642-38821-7. Retrieved 25 November 2024.</w:t>
      </w:r>
    </w:p>
    <w:p w14:paraId="1EA0E15C" w14:textId="77777777" w:rsidR="001F2EEB" w:rsidRDefault="001F2EEB" w:rsidP="001F2EEB">
      <w:pPr>
        <w:pStyle w:val="Bibliography"/>
      </w:pPr>
      <w:r>
        <w:t xml:space="preserve">33. </w:t>
      </w:r>
      <w:r>
        <w:tab/>
        <w:t xml:space="preserve">Allison SD, Weintraub MN, Gartner TB, Waldrop MP. 2011. Evolutionary-Economic Principles as Regulators of Soil Enzyme Production and Ecosystem Function, p. 229–243. </w:t>
      </w:r>
      <w:r>
        <w:rPr>
          <w:i/>
          <w:iCs/>
        </w:rPr>
        <w:t>In</w:t>
      </w:r>
      <w:r>
        <w:t xml:space="preserve"> Shukla, G, Varma, A (eds.), Soil Enzymology. Springer, Berlin, Heidelberg.</w:t>
      </w:r>
    </w:p>
    <w:p w14:paraId="1CF245AA" w14:textId="77777777" w:rsidR="001F2EEB" w:rsidRDefault="001F2EEB" w:rsidP="001F2EEB">
      <w:pPr>
        <w:pStyle w:val="Bibliography"/>
      </w:pPr>
      <w:r>
        <w:t xml:space="preserve">34. </w:t>
      </w:r>
      <w:r>
        <w:tab/>
        <w:t>Allison SD, Chacon SS, German DP. 2014. Substrate concentration constraints on microbial decomposition. Soil Biol Biochem 79:43–49.</w:t>
      </w:r>
    </w:p>
    <w:p w14:paraId="156749ED" w14:textId="77777777" w:rsidR="001F2EEB" w:rsidRDefault="001F2EEB" w:rsidP="001F2EEB">
      <w:pPr>
        <w:pStyle w:val="Bibliography"/>
      </w:pPr>
      <w:r>
        <w:t xml:space="preserve">35. </w:t>
      </w:r>
      <w:r>
        <w:tab/>
        <w:t>Chen X, Hu Y, Feng S, Rui Y, Zhang Z, He H, He X, Ge T, Wu J, Su Y. 2018. Lignin and cellulose dynamics with straw incorporation in two contrasting cropping soils. Sci Rep 8:1633.</w:t>
      </w:r>
    </w:p>
    <w:p w14:paraId="368BC14B" w14:textId="77777777" w:rsidR="001F2EEB" w:rsidRDefault="001F2EEB" w:rsidP="001F2EEB">
      <w:pPr>
        <w:pStyle w:val="Bibliography"/>
      </w:pPr>
      <w:r>
        <w:t xml:space="preserve">36. </w:t>
      </w:r>
      <w:r>
        <w:tab/>
        <w:t>Yu Z, Zhang W, He H, Li Y, Xie Z, Sailike Ah, Hao H, Tian X, Sun L, Liang Y, Fu R, Yang P. 2024. The CAZyme family regulates the changes in soil organic carbon composition during vegetation restoration in the Mu Us desert. Geoderma 452:117109.</w:t>
      </w:r>
    </w:p>
    <w:p w14:paraId="2A833CEE" w14:textId="77777777" w:rsidR="001F2EEB" w:rsidRDefault="001F2EEB" w:rsidP="001F2EEB">
      <w:pPr>
        <w:pStyle w:val="Bibliography"/>
      </w:pPr>
      <w:r>
        <w:t xml:space="preserve">37. </w:t>
      </w:r>
      <w:r>
        <w:tab/>
        <w:t>Talbot JM, Treseder KK. 2012. Interactions among lignin, cellulose, and nitrogen drive litter chemistry–decay relationships. Ecology 93:345–354.</w:t>
      </w:r>
    </w:p>
    <w:p w14:paraId="07C53268" w14:textId="77777777" w:rsidR="001F2EEB" w:rsidRDefault="001F2EEB" w:rsidP="001F2EEB">
      <w:pPr>
        <w:pStyle w:val="Bibliography"/>
      </w:pPr>
      <w:r>
        <w:lastRenderedPageBreak/>
        <w:t xml:space="preserve">38. </w:t>
      </w:r>
      <w:r>
        <w:tab/>
        <w:t>Bhatnagar JM, Peay KG, Treseder KK. 2018. Litter chemistry influences decomposition through activity of specific microbial functional guilds. Ecol Monogr 88:429–444.</w:t>
      </w:r>
    </w:p>
    <w:p w14:paraId="332B7F3F" w14:textId="77777777" w:rsidR="001F2EEB" w:rsidRDefault="001F2EEB" w:rsidP="001F2EEB">
      <w:pPr>
        <w:pStyle w:val="Bibliography"/>
      </w:pPr>
      <w:r>
        <w:t xml:space="preserve">39. </w:t>
      </w:r>
      <w:r>
        <w:tab/>
        <w:t>Li X, Zheng Y. 2017. Lignin-enzyme interaction: Mechanism, mitigation approach, modeling, and research prospects. Biotechnol Adv 35:466–489.</w:t>
      </w:r>
    </w:p>
    <w:p w14:paraId="26BD67F5" w14:textId="77777777" w:rsidR="001F2EEB" w:rsidRDefault="001F2EEB" w:rsidP="001F2EEB">
      <w:pPr>
        <w:pStyle w:val="Bibliography"/>
      </w:pPr>
      <w:r>
        <w:t xml:space="preserve">40. </w:t>
      </w:r>
      <w:r>
        <w:tab/>
        <w:t>Nakagame S, Chandra RP, Saddler JN. 2010. The effect of isolated lignins, obtained from a range of pretreated lignocellulosic substrates, on enzymatic hydrolysis. Biotechnol Bioeng 105:871–879.</w:t>
      </w:r>
    </w:p>
    <w:p w14:paraId="4B49F433" w14:textId="77777777" w:rsidR="001F2EEB" w:rsidRDefault="001F2EEB" w:rsidP="001F2EEB">
      <w:pPr>
        <w:pStyle w:val="Bibliography"/>
      </w:pPr>
      <w:r>
        <w:t xml:space="preserve">41. </w:t>
      </w:r>
      <w:r>
        <w:tab/>
        <w:t>Reith J, Mayer C. 2011. Peptidoglycan turnover and recycling in Gram-positive bacteria. Appl Microbiol Biotechnol 92:1–11.</w:t>
      </w:r>
    </w:p>
    <w:p w14:paraId="6F2A2C54" w14:textId="77777777" w:rsidR="001F2EEB" w:rsidRDefault="001F2EEB" w:rsidP="001F2EEB">
      <w:pPr>
        <w:pStyle w:val="Bibliography"/>
      </w:pPr>
      <w:r>
        <w:t xml:space="preserve">42. </w:t>
      </w:r>
      <w:r>
        <w:tab/>
        <w:t>Tláskal V, Voříšková J, Baldrian P. 2016. Bacterial succession on decomposing leaf litter exhibits a specific occurrence pattern of cellulolytic taxa and potential decomposers of fungal mycelia. FEMS Microbiol Ecol 92:fiw177.</w:t>
      </w:r>
    </w:p>
    <w:p w14:paraId="3FF3909F" w14:textId="77777777" w:rsidR="001F2EEB" w:rsidRDefault="001F2EEB" w:rsidP="001F2EEB">
      <w:pPr>
        <w:pStyle w:val="Bibliography"/>
      </w:pPr>
      <w:r>
        <w:t xml:space="preserve">43. </w:t>
      </w:r>
      <w:r>
        <w:tab/>
        <w:t>Šnajdr J, Cajthaml T, Valášková V, Merhautová V, Petránková M, Spetz P, Leppänen K, Baldrian P. 2011. Transformation of Quercus petraea litter: successive changes in litter chemistry are reflected in differential enzyme activity and changes in the microbial community composition. FEMS Microbiol Ecol 75:291–303.</w:t>
      </w:r>
    </w:p>
    <w:p w14:paraId="7DFFF235" w14:textId="77777777" w:rsidR="001F2EEB" w:rsidRDefault="001F2EEB" w:rsidP="001F2EEB">
      <w:pPr>
        <w:pStyle w:val="Bibliography"/>
      </w:pPr>
      <w:r>
        <w:t xml:space="preserve">44. </w:t>
      </w:r>
      <w:r>
        <w:tab/>
        <w:t>Romaní AM, Fischer H, Mille-Lindblom C, Tranvik LJ. 2006. Interactions of Bacteria and Fungi on Decomposing Litter: Differential Extracellular Enzyme Activities. 10. Ecology 87:2559–2569.</w:t>
      </w:r>
    </w:p>
    <w:p w14:paraId="5EFBE246" w14:textId="77777777" w:rsidR="001F2EEB" w:rsidRDefault="001F2EEB" w:rsidP="001F2EEB">
      <w:pPr>
        <w:pStyle w:val="Bibliography"/>
      </w:pPr>
      <w:r>
        <w:t xml:space="preserve">45. </w:t>
      </w:r>
      <w:r>
        <w:tab/>
        <w:t xml:space="preserve">Schneider T, Keiblinger KM, Schmid E, Sterflinger-Gleixner K, Ellersdorfer G, Roschitzki B, Richter A, Eberl L, Zechmeister-Boltenstern S, Riedel K. 2012. Who is who in litter </w:t>
      </w:r>
      <w:r>
        <w:lastRenderedPageBreak/>
        <w:t>decomposition? Metaproteomics reveals major microbial players and their biogeochemical functions. 9. ISME J 6:1749–1762.</w:t>
      </w:r>
    </w:p>
    <w:p w14:paraId="00247D90" w14:textId="77777777" w:rsidR="001F2EEB" w:rsidRDefault="001F2EEB" w:rsidP="001F2EEB">
      <w:pPr>
        <w:pStyle w:val="Bibliography"/>
      </w:pPr>
      <w:r>
        <w:t xml:space="preserve">46. </w:t>
      </w:r>
      <w:r>
        <w:tab/>
        <w:t>Matulich KL, Weihe C, Allison SD, Amend AS, Berlemont R, Goulden ML, Kimball S, Martiny AC, Martiny JB. 2015. Temporal variation overshadows the response of leaf litter microbial communities to simulated global change. 11. ISME J 9:2477–2489.</w:t>
      </w:r>
    </w:p>
    <w:p w14:paraId="12F1A088" w14:textId="77777777" w:rsidR="001F2EEB" w:rsidRDefault="001F2EEB" w:rsidP="001F2EEB">
      <w:pPr>
        <w:pStyle w:val="Bibliography"/>
      </w:pPr>
      <w:r>
        <w:t xml:space="preserve">47. </w:t>
      </w:r>
      <w:r>
        <w:tab/>
        <w:t>Zhang Z, Bodenheimer J, Scott G, Dukes JS, Suseela V. 2025. Climatic stress</w:t>
      </w:r>
      <w:r>
        <w:rPr>
          <w:rFonts w:ascii="Cambria Math" w:hAnsi="Cambria Math" w:cs="Cambria Math"/>
        </w:rPr>
        <w:t>‐</w:t>
      </w:r>
      <w:r>
        <w:t>induced changes in plant chemistry alter the compound</w:t>
      </w:r>
      <w:r>
        <w:rPr>
          <w:rFonts w:ascii="Cambria Math" w:hAnsi="Cambria Math" w:cs="Cambria Math"/>
        </w:rPr>
        <w:t>‐</w:t>
      </w:r>
      <w:r>
        <w:t>specific degradation of litter during decomposition. New Phytol 248:92–106.</w:t>
      </w:r>
    </w:p>
    <w:p w14:paraId="5AA8431E" w14:textId="77777777" w:rsidR="001F2EEB" w:rsidRDefault="001F2EEB" w:rsidP="001F2EEB">
      <w:pPr>
        <w:pStyle w:val="Bibliography"/>
      </w:pPr>
      <w:r>
        <w:t xml:space="preserve">48. </w:t>
      </w:r>
      <w:r>
        <w:tab/>
        <w:t>Wilson AM, Burtis JC, Goebel M, Yavitt JB. 2022. Litter quality and decomposition responses to drought in a northeastern US deciduous forest. Oecologia 200:247–257.</w:t>
      </w:r>
    </w:p>
    <w:p w14:paraId="0423C993" w14:textId="77777777" w:rsidR="001F2EEB" w:rsidRDefault="001F2EEB" w:rsidP="001F2EEB">
      <w:pPr>
        <w:pStyle w:val="Bibliography"/>
      </w:pPr>
      <w:r>
        <w:t xml:space="preserve">49. </w:t>
      </w:r>
      <w:r>
        <w:tab/>
        <w:t>Moorhead D, Lashermes G, Recous S, Bertrand I. 2014. Interacting Microbe and Litter Quality Controls on Litter Decomposition: A Modeling Analysis. PLOS ONE 9:e108769.</w:t>
      </w:r>
    </w:p>
    <w:p w14:paraId="6BF8B2C3" w14:textId="77777777" w:rsidR="001F2EEB" w:rsidRDefault="001F2EEB" w:rsidP="001F2EEB">
      <w:pPr>
        <w:pStyle w:val="Bibliography"/>
      </w:pPr>
      <w:r>
        <w:t xml:space="preserve">50. </w:t>
      </w:r>
      <w:r>
        <w:tab/>
        <w:t>Steinweg J, Dukes J, Paul E, Wallenstein M. 2013. Microbial responses to multi-factor climate change: effects on soil enzymes. Front Microbiol 4.</w:t>
      </w:r>
    </w:p>
    <w:p w14:paraId="3EEEE30B" w14:textId="77777777" w:rsidR="001F2EEB" w:rsidRDefault="001F2EEB" w:rsidP="001F2EEB">
      <w:pPr>
        <w:pStyle w:val="Bibliography"/>
      </w:pPr>
      <w:r>
        <w:t xml:space="preserve">51. </w:t>
      </w:r>
      <w:r>
        <w:tab/>
        <w:t>Manzoni S, Schimel JP, Porporato A. 2012. Responses of soil microbial communities to water stress: results from a meta-analysis. Ecology 93:930–938.</w:t>
      </w:r>
    </w:p>
    <w:p w14:paraId="6D88EEBE" w14:textId="77777777" w:rsidR="001F2EEB" w:rsidRDefault="001F2EEB" w:rsidP="001F2EEB">
      <w:pPr>
        <w:pStyle w:val="Bibliography"/>
      </w:pPr>
      <w:r>
        <w:t xml:space="preserve">52. </w:t>
      </w:r>
      <w:r>
        <w:tab/>
        <w:t>Schimel JP, Schaeffer SM. 2012. Microbial control over carbon cycling in soil. Front Microbiol 3.</w:t>
      </w:r>
    </w:p>
    <w:p w14:paraId="393BCF62" w14:textId="77777777" w:rsidR="001F2EEB" w:rsidRDefault="001F2EEB" w:rsidP="001F2EEB">
      <w:pPr>
        <w:pStyle w:val="Bibliography"/>
      </w:pPr>
      <w:r>
        <w:t xml:space="preserve">53. </w:t>
      </w:r>
      <w:r>
        <w:tab/>
        <w:t>Finks SS, Weihe C, Kimball S, Allison SD, Martiny AC, Treseder KK, Martiny JBH. 2021. Microbial community response to a decade of simulated global changes depends on the plant community. 1. Elem Sci Anthr 9:00124.</w:t>
      </w:r>
    </w:p>
    <w:p w14:paraId="468FACDB" w14:textId="77777777" w:rsidR="001F2EEB" w:rsidRDefault="001F2EEB" w:rsidP="001F2EEB">
      <w:pPr>
        <w:pStyle w:val="Bibliography"/>
      </w:pPr>
      <w:r>
        <w:lastRenderedPageBreak/>
        <w:t xml:space="preserve">54. </w:t>
      </w:r>
      <w:r>
        <w:tab/>
        <w:t>Gao W, Reed SC, Munson SM, Rui Y, Fan W, Zheng Z, Li L, Che R, Xue K, Du J, Cui X, Wang Y, Hao Y. 2021. Responses of soil extracellular enzyme activities and bacterial community composition to seasonal stages of drought in a semiarid grassland. Geoderma 401:115327.</w:t>
      </w:r>
    </w:p>
    <w:p w14:paraId="10E727A0" w14:textId="77777777" w:rsidR="001F2EEB" w:rsidRDefault="001F2EEB" w:rsidP="001F2EEB">
      <w:pPr>
        <w:pStyle w:val="Bibliography"/>
      </w:pPr>
      <w:r>
        <w:t xml:space="preserve">55. </w:t>
      </w:r>
      <w:r>
        <w:tab/>
        <w:t>Purahong W, Schloter M, Pecyna MJ, Kapturska D, Däumlich V, Mital S, Buscot F, Hofrichter M, Gutknecht JLM, Krüger D. 2014. Uncoupling of microbial community structure and function in decomposing litter across beech forest ecosystems in Central Europe. Sci Rep 4:7014.</w:t>
      </w:r>
    </w:p>
    <w:p w14:paraId="0EE7E558" w14:textId="77777777" w:rsidR="001F2EEB" w:rsidRDefault="001F2EEB" w:rsidP="001F2EEB">
      <w:pPr>
        <w:pStyle w:val="Bibliography"/>
      </w:pPr>
      <w:r>
        <w:t xml:space="preserve">56. </w:t>
      </w:r>
      <w:r>
        <w:tab/>
        <w:t>Schroeter SA, Eveillard D, Chaffron S, Zoppi J, Kampe B, Lohmann P, Jehmlich N, von Bergen M, Sanchez-Arcos C, Pohnert G, Taubert M, Küsel K, Gleixner G. 2022. Microbial community functioning during plant litter decomposition. Sci Rep 12:7451.</w:t>
      </w:r>
    </w:p>
    <w:p w14:paraId="715607A1" w14:textId="77777777" w:rsidR="001F2EEB" w:rsidRDefault="001F2EEB" w:rsidP="001F2EEB">
      <w:pPr>
        <w:pStyle w:val="Bibliography"/>
      </w:pPr>
      <w:r>
        <w:t xml:space="preserve">57. </w:t>
      </w:r>
      <w:r>
        <w:tab/>
        <w:t>Evans S, Wallenstein M. 2012. Soil microbial community response to drying and rewetting stress: does historical precipitation regime matter? 1. Biogeochemistry 109:101–116.</w:t>
      </w:r>
    </w:p>
    <w:p w14:paraId="0C6FA134" w14:textId="77777777" w:rsidR="001F2EEB" w:rsidRDefault="001F2EEB" w:rsidP="001F2EEB">
      <w:pPr>
        <w:pStyle w:val="Bibliography"/>
      </w:pPr>
      <w:r>
        <w:t xml:space="preserve">58. </w:t>
      </w:r>
      <w:r>
        <w:tab/>
        <w:t>Meisner A, Snoek BL, Nesme J, Dent E, Jacquiod S, Classen AT, Priemé A. 2021. Soil microbial legacies differ following drying-rewetting and freezing-thawing cycles. ISME J 15:1207–1221.</w:t>
      </w:r>
    </w:p>
    <w:p w14:paraId="31880928" w14:textId="77777777" w:rsidR="001F2EEB" w:rsidRDefault="001F2EEB" w:rsidP="001F2EEB">
      <w:pPr>
        <w:pStyle w:val="Bibliography"/>
      </w:pPr>
      <w:r>
        <w:t xml:space="preserve">59. </w:t>
      </w:r>
      <w:r>
        <w:tab/>
        <w:t>Bouskill NJ, Lim HC, Borglin S, Salve R, Wood TE, Silver WL, Brodie EL. 2013. Pre-exposure to drought increases the resistance of tropical forest soil bacterial communities to extended drought. ISME J 7:384–394.</w:t>
      </w:r>
    </w:p>
    <w:p w14:paraId="4AD3FF06" w14:textId="77777777" w:rsidR="001F2EEB" w:rsidRDefault="001F2EEB" w:rsidP="001F2EEB">
      <w:pPr>
        <w:pStyle w:val="Bibliography"/>
      </w:pPr>
      <w:r>
        <w:t xml:space="preserve">60. </w:t>
      </w:r>
      <w:r>
        <w:tab/>
        <w:t>Evans S, Wallenstein M. 2014. Climate change alters ecological strategies of soil bacteria. Ecol Lett 17:155–164.</w:t>
      </w:r>
    </w:p>
    <w:p w14:paraId="41EB6B90" w14:textId="77777777" w:rsidR="001F2EEB" w:rsidRDefault="001F2EEB" w:rsidP="001F2EEB">
      <w:pPr>
        <w:pStyle w:val="Bibliography"/>
      </w:pPr>
      <w:r>
        <w:lastRenderedPageBreak/>
        <w:t xml:space="preserve">61. </w:t>
      </w:r>
      <w:r>
        <w:tab/>
        <w:t xml:space="preserve">Jurburg SD, Salles JF. 2015. Functional Redundancy and Ecosystem Function — The Soil Microbiota as a Case Study, p. 29–49. </w:t>
      </w:r>
      <w:r>
        <w:rPr>
          <w:i/>
          <w:iCs/>
        </w:rPr>
        <w:t>In</w:t>
      </w:r>
      <w:r>
        <w:t xml:space="preserve"> Lo, Y-H, Blanco, JA, Roy, S (eds.), Biodiversity in Ecosystems - Linking Structure and Function. InTech.</w:t>
      </w:r>
    </w:p>
    <w:p w14:paraId="7F8A39BE" w14:textId="77777777" w:rsidR="001F2EEB" w:rsidRDefault="001F2EEB" w:rsidP="001F2EEB">
      <w:pPr>
        <w:pStyle w:val="Bibliography"/>
      </w:pPr>
      <w:r>
        <w:t xml:space="preserve">62. </w:t>
      </w:r>
      <w:r>
        <w:tab/>
        <w:t>Hawkes CV, Shinada M, Kivlin SN. 2020. Historical climate legacies on soil respiration persist despite extreme changes in rainfall. Soil Biol Biochem 143:107752.</w:t>
      </w:r>
    </w:p>
    <w:p w14:paraId="74D62455" w14:textId="77777777" w:rsidR="001F2EEB" w:rsidRDefault="001F2EEB" w:rsidP="001F2EEB">
      <w:pPr>
        <w:pStyle w:val="Bibliography"/>
      </w:pPr>
      <w:r>
        <w:t xml:space="preserve">63. </w:t>
      </w:r>
      <w:r>
        <w:tab/>
        <w:t>Dacal M, García-Palacios P, Asensio S, Cano-Díaz C, Gozalo B, Ochoa V, Maestre FT. 2020. Contrasting mechanisms underlie short- and longer-term soil respiration responses to experimental warming in a dryland ecosystem. Glob Change Biol 26:5254–5266.</w:t>
      </w:r>
    </w:p>
    <w:p w14:paraId="563CC9E3" w14:textId="77777777" w:rsidR="001F2EEB" w:rsidRDefault="001F2EEB" w:rsidP="001F2EEB">
      <w:pPr>
        <w:pStyle w:val="Bibliography"/>
      </w:pPr>
      <w:r>
        <w:t xml:space="preserve">64. </w:t>
      </w:r>
      <w:r>
        <w:tab/>
        <w:t>Dacal M, García</w:t>
      </w:r>
      <w:r>
        <w:rPr>
          <w:rFonts w:ascii="Cambria Math" w:hAnsi="Cambria Math" w:cs="Cambria Math"/>
        </w:rPr>
        <w:t>‐</w:t>
      </w:r>
      <w:r>
        <w:t>Palacios P, Asensio S, Wang J, Singh BK, Maestre FT. 2022. Climate change legacies contrastingly affect the resistance and resilience of soil microbial communities and multifunctionality to extreme drought. Funct Ecol 36:908–920.</w:t>
      </w:r>
    </w:p>
    <w:p w14:paraId="7519F0CA" w14:textId="77777777" w:rsidR="001F2EEB" w:rsidRDefault="001F2EEB" w:rsidP="001F2EEB">
      <w:pPr>
        <w:pStyle w:val="Bibliography"/>
      </w:pPr>
      <w:r>
        <w:t xml:space="preserve">65. </w:t>
      </w:r>
      <w:r>
        <w:tab/>
        <w:t>McIntyre PJ, Thorne JH, Dolanc CR, Flint AL, Flint LE, Kelly M, Ackerly DD. 2015. Twentieth-century shifts in forest structure in California: Denser forests, smaller trees, and increased dominance of oaks. 5. Proc Natl Acad Sci 112:1458–1463.</w:t>
      </w:r>
    </w:p>
    <w:p w14:paraId="7F3761BA" w14:textId="77777777" w:rsidR="001F2EEB" w:rsidRDefault="001F2EEB" w:rsidP="001F2EEB">
      <w:pPr>
        <w:pStyle w:val="Bibliography"/>
      </w:pPr>
      <w:r>
        <w:t xml:space="preserve">66. </w:t>
      </w:r>
      <w:r>
        <w:tab/>
        <w:t>Syphard AD, Brennan TJ, Rustigian</w:t>
      </w:r>
      <w:r>
        <w:rPr>
          <w:rFonts w:ascii="Cambria Math" w:hAnsi="Cambria Math" w:cs="Cambria Math"/>
        </w:rPr>
        <w:t>‐</w:t>
      </w:r>
      <w:r>
        <w:t>Romsos H, Keeley JE. 2022. Fire</w:t>
      </w:r>
      <w:r>
        <w:rPr>
          <w:rFonts w:ascii="Cambria Math" w:hAnsi="Cambria Math" w:cs="Cambria Math"/>
        </w:rPr>
        <w:t>‐</w:t>
      </w:r>
      <w:r>
        <w:t>driven vegetation type conversion in Southern California. Ecol Appl 32:e2626.</w:t>
      </w:r>
    </w:p>
    <w:p w14:paraId="0AAD0F97" w14:textId="77777777" w:rsidR="001F2EEB" w:rsidRDefault="001F2EEB" w:rsidP="001F2EEB">
      <w:pPr>
        <w:pStyle w:val="Bibliography"/>
      </w:pPr>
      <w:r>
        <w:t xml:space="preserve">67. </w:t>
      </w:r>
      <w:r>
        <w:tab/>
        <w:t>Syphard AD, Brennan TJ, Keeley JE. 2019. Drivers of chaparral type conversion to herbaceous vegetation in coastal Southern California. Divers Distrib 25:90–101.</w:t>
      </w:r>
    </w:p>
    <w:p w14:paraId="2C3BC070" w14:textId="77777777" w:rsidR="001F2EEB" w:rsidRDefault="001F2EEB" w:rsidP="001F2EEB">
      <w:pPr>
        <w:pStyle w:val="Bibliography"/>
      </w:pPr>
      <w:r>
        <w:t xml:space="preserve">68. </w:t>
      </w:r>
      <w:r>
        <w:tab/>
        <w:t>Liao C, Peng R, Luo Y, Zhou X, Wu X, Fang C, Chen J, Li B. 2008. Altered ecosystem carbon and nitrogen cycles by plant invasion: a meta-analysis. New Phytol 177:706–714.</w:t>
      </w:r>
    </w:p>
    <w:p w14:paraId="0B526574" w14:textId="77777777" w:rsidR="001F2EEB" w:rsidRDefault="001F2EEB" w:rsidP="001F2EEB">
      <w:pPr>
        <w:pStyle w:val="Bibliography"/>
      </w:pPr>
      <w:r>
        <w:t xml:space="preserve">69. </w:t>
      </w:r>
      <w:r>
        <w:tab/>
        <w:t>Prieto I, Almagro M, Bastida F, Querejeta JI. 2019. Altered leaf litter quality exacerbates the negative impact of climate change on decomposition. J Ecol 107:2364–2382.</w:t>
      </w:r>
    </w:p>
    <w:p w14:paraId="730AC1AB" w14:textId="77777777" w:rsidR="001F2EEB" w:rsidRDefault="001F2EEB" w:rsidP="001F2EEB">
      <w:pPr>
        <w:pStyle w:val="Bibliography"/>
      </w:pPr>
      <w:r>
        <w:lastRenderedPageBreak/>
        <w:t xml:space="preserve">70. </w:t>
      </w:r>
      <w:r>
        <w:tab/>
        <w:t>Santonja M, Rancon A, Fromin N, Baldy V, Hättenschwiler S, Fernandez C, Montès N, Mirleau P. 2017. Plant litter diversity increases microbial abundance, fungal diversity, and carbon and nitrogen cycling in a Mediterranean shrubland. Soil Biol Biochem 111:124–134.</w:t>
      </w:r>
    </w:p>
    <w:p w14:paraId="7EB4B59A" w14:textId="77777777" w:rsidR="001F2EEB" w:rsidRDefault="001F2EEB" w:rsidP="001F2EEB">
      <w:pPr>
        <w:pStyle w:val="Bibliography"/>
      </w:pPr>
      <w:r>
        <w:t xml:space="preserve">71. </w:t>
      </w:r>
      <w:r>
        <w:tab/>
        <w:t>Oksanen J, Simpson GL, Blanchet FG, Kindt R, Legendre P, Minchin PR, O’Hara RB, Solymos P, Stevens MHH, Szoecs E, Wagner H, Barbour M, Bedward M, Bolker B, Borcard D, Borman T, Carvalho G, Chirico M, Caceres MD, Durand S, Evangelista HBA, FitzJohn R, Friendly M, Furneaux B, Hannigan G, Hill MO, Lahti L, Martino C, McGlinn D, Ouellette M-H, Cunha ER, Smith T, Stier A, Braak CJFT, Weedon J. 2025. vegan: Community Ecology Package (2.7-1).</w:t>
      </w:r>
    </w:p>
    <w:p w14:paraId="75A7D824" w14:textId="77777777" w:rsidR="001F2EEB" w:rsidRDefault="001F2EEB" w:rsidP="001F2EEB">
      <w:pPr>
        <w:pStyle w:val="Bibliography"/>
      </w:pPr>
      <w:r>
        <w:t xml:space="preserve">72. </w:t>
      </w:r>
      <w:r>
        <w:tab/>
        <w:t>Wickham H, Chang W, Henry L, Pedersen TL, Takahashi K, Wilke C, Woo K, Yutani H, Dunnington D, Brand T van den, Posit, PBC. 2025. ggplot2: Create Elegant Data Visualisations Using the Grammar of Graphics (3.5.2).</w:t>
      </w:r>
    </w:p>
    <w:p w14:paraId="431BDF61" w14:textId="77777777" w:rsidR="001F2EEB" w:rsidRDefault="001F2EEB" w:rsidP="001F2EEB">
      <w:pPr>
        <w:pStyle w:val="Bibliography"/>
      </w:pPr>
      <w:r>
        <w:t xml:space="preserve">73. </w:t>
      </w:r>
      <w:r>
        <w:tab/>
        <w:t>Meyer F, Paarmann D, D’Souza M, Olson R, Glass E, Kubal M, Paczian T, Rodriguez A, Stevens R, Wilke A, Wilkening J, Edwards R. 2008. The metagenomics RAST server – a public resource for the automatic phylogenetic and functional analysis of metagenomes. BMC Bioinformatics 9:386.</w:t>
      </w:r>
    </w:p>
    <w:p w14:paraId="1F556149" w14:textId="77777777" w:rsidR="001F2EEB" w:rsidRDefault="001F2EEB" w:rsidP="001F2EEB">
      <w:pPr>
        <w:pStyle w:val="Bibliography"/>
      </w:pPr>
      <w:r>
        <w:t xml:space="preserve">74. </w:t>
      </w:r>
      <w:r>
        <w:tab/>
        <w:t>Murovec B, Deutsch L, Stres B. 2020. Computational Framework for High-Quality Production and Large-Scale Evolutionary Analysis of Metagenome Assembled Genomes. Mol Biol Evol 37:593–598.</w:t>
      </w:r>
    </w:p>
    <w:p w14:paraId="2981E737" w14:textId="77777777" w:rsidR="001F2EEB" w:rsidRDefault="001F2EEB" w:rsidP="001F2EEB">
      <w:pPr>
        <w:pStyle w:val="Bibliography"/>
      </w:pPr>
      <w:r>
        <w:t xml:space="preserve">75. </w:t>
      </w:r>
      <w:r>
        <w:tab/>
        <w:t>Nurk S, Meleshko D, Korobeynikov A, Pevzner PA. 2017. metaSPAdes: a new versatile metagenomic assembler. Genome Res 27:824–834.</w:t>
      </w:r>
    </w:p>
    <w:p w14:paraId="778FFD92" w14:textId="77777777" w:rsidR="001F2EEB" w:rsidRDefault="001F2EEB" w:rsidP="001F2EEB">
      <w:pPr>
        <w:pStyle w:val="Bibliography"/>
      </w:pPr>
      <w:r>
        <w:t xml:space="preserve">76. </w:t>
      </w:r>
      <w:r>
        <w:tab/>
        <w:t>Chen S, Zhou Y, Chen Y, Gu J. 2018. fastp: an ultra-fast all-in-one FASTQ preprocessor. Bioinformatics 34:i884–i890.</w:t>
      </w:r>
    </w:p>
    <w:p w14:paraId="69FFCD03" w14:textId="77777777" w:rsidR="001F2EEB" w:rsidRDefault="001F2EEB" w:rsidP="001F2EEB">
      <w:pPr>
        <w:pStyle w:val="Bibliography"/>
      </w:pPr>
      <w:r>
        <w:lastRenderedPageBreak/>
        <w:t xml:space="preserve">77. </w:t>
      </w:r>
      <w:r>
        <w:tab/>
        <w:t>Li H. 2018. Seqtk: code walkthrough. https://lh3.github.io/2018/11/12/seqtk-code-walkthrough. Retrieved 30 August 2025.</w:t>
      </w:r>
    </w:p>
    <w:p w14:paraId="1568D96A" w14:textId="77777777" w:rsidR="001F2EEB" w:rsidRDefault="001F2EEB" w:rsidP="001F2EEB">
      <w:pPr>
        <w:pStyle w:val="Bibliography"/>
      </w:pPr>
      <w:r>
        <w:t xml:space="preserve">78. </w:t>
      </w:r>
      <w:r>
        <w:tab/>
        <w:t>Hyatt D, Chen G-L, LoCascio PF, Land ML, Larimer FW, Hauser LJ. 2010. Prodigal: prokaryotic gene recognition and translation initiation site identification. BMC Bioinformatics 11:119.</w:t>
      </w:r>
    </w:p>
    <w:p w14:paraId="72696B81" w14:textId="77777777" w:rsidR="001F2EEB" w:rsidRDefault="001F2EEB" w:rsidP="001F2EEB">
      <w:pPr>
        <w:pStyle w:val="Bibliography"/>
      </w:pPr>
      <w:r>
        <w:t xml:space="preserve">79. </w:t>
      </w:r>
      <w:r>
        <w:tab/>
        <w:t>Zhang H, Yohe T, Huang L, Entwistle S, Wu P, Yang Z, Busk PK, Xu Y, Yin Y. 2018. dbCAN2: a meta server for automated carbohydrate-active enzyme annotation. Nucleic Acids Res 46:W95–W101.</w:t>
      </w:r>
    </w:p>
    <w:p w14:paraId="514E3650" w14:textId="77777777" w:rsidR="001F2EEB" w:rsidRDefault="001F2EEB" w:rsidP="001F2EEB">
      <w:pPr>
        <w:pStyle w:val="Bibliography"/>
      </w:pPr>
      <w:r>
        <w:t xml:space="preserve">80. </w:t>
      </w:r>
      <w:r>
        <w:tab/>
        <w:t>Seemann T. 2014. Prokka: rapid prokaryotic genome annotation. Bioinformatics 30:2068–2069.</w:t>
      </w:r>
    </w:p>
    <w:p w14:paraId="40867E0B" w14:textId="77777777" w:rsidR="001F2EEB" w:rsidRDefault="001F2EEB" w:rsidP="001F2EEB">
      <w:pPr>
        <w:pStyle w:val="Bibliography"/>
      </w:pPr>
      <w:r>
        <w:t xml:space="preserve">81. </w:t>
      </w:r>
      <w:r>
        <w:tab/>
        <w:t>Li H, Durbin R. 2009. Fast and accurate short read alignment with Burrows–Wheeler transform. Bioinformatics 25:1754–1760.</w:t>
      </w:r>
    </w:p>
    <w:p w14:paraId="029E43D1" w14:textId="77777777" w:rsidR="001F2EEB" w:rsidRDefault="001F2EEB" w:rsidP="001F2EEB">
      <w:pPr>
        <w:pStyle w:val="Bibliography"/>
      </w:pPr>
      <w:r>
        <w:t xml:space="preserve">82. </w:t>
      </w:r>
      <w:r>
        <w:tab/>
        <w:t>Li H, Handsaker B, Wysoker A, Fennell T, Ruan J, Homer N, Marth G, Abecasis G, Durbin R, 1000 Genome Project Data Processing Subgroup. 2009. The Sequence Alignment/Map format and SAMtools. Bioinformatics 25:2078–2079.</w:t>
      </w:r>
    </w:p>
    <w:p w14:paraId="0C9C57E9" w14:textId="77777777" w:rsidR="001F2EEB" w:rsidRDefault="001F2EEB" w:rsidP="001F2EEB">
      <w:pPr>
        <w:pStyle w:val="Bibliography"/>
      </w:pPr>
      <w:r>
        <w:t xml:space="preserve">83. </w:t>
      </w:r>
      <w:r>
        <w:tab/>
        <w:t>Anders S, Pyl PT, Huber W. 2015. HTSeq—a Python framework to work with high-throughput sequencing data. Bioinformatics 31:166–169.</w:t>
      </w:r>
    </w:p>
    <w:p w14:paraId="64E534DA" w14:textId="77777777" w:rsidR="001F2EEB" w:rsidRDefault="001F2EEB" w:rsidP="001F2EEB">
      <w:pPr>
        <w:pStyle w:val="Bibliography"/>
      </w:pPr>
      <w:r>
        <w:t xml:space="preserve">84. </w:t>
      </w:r>
      <w:r>
        <w:tab/>
        <w:t>Nuccio EE, Starr E, Karaoz U, Brodie EL, Zhou J, Tringe SG, Malmstrom RR, Woyke T, Banfield JF, Firestone MK, Pett-Ridge J. 2020. Niche differentiation is spatially and temporally regulated in the rhizosphere. ISME J 14:999–1014.</w:t>
      </w:r>
    </w:p>
    <w:p w14:paraId="48296A4C" w14:textId="77777777" w:rsidR="001F2EEB" w:rsidRDefault="001F2EEB" w:rsidP="001F2EEB">
      <w:pPr>
        <w:pStyle w:val="Bibliography"/>
      </w:pPr>
      <w:r>
        <w:t xml:space="preserve">85. </w:t>
      </w:r>
      <w:r>
        <w:tab/>
        <w:t>Baker NR, Allison SD. 2017. Extracellular enzyme kinetics and thermodynamics along a climate gradient in southern California. Soil Biol Biochem 114:82–92.</w:t>
      </w:r>
    </w:p>
    <w:p w14:paraId="77DFD1BA" w14:textId="77777777" w:rsidR="001F2EEB" w:rsidRDefault="001F2EEB" w:rsidP="001F2EEB">
      <w:pPr>
        <w:pStyle w:val="Bibliography"/>
      </w:pPr>
      <w:r>
        <w:lastRenderedPageBreak/>
        <w:t xml:space="preserve">86. </w:t>
      </w:r>
      <w:r>
        <w:tab/>
        <w:t>German DP, Weintraub MN, Grandy AS, Lauber CL, Rinkes ZL, Allison SD. 2011. Optimization of hydrolytic and oxidative enzyme methods for ecosystem studies. 7. Soil Biol Biochem 43:1387–1397.</w:t>
      </w:r>
    </w:p>
    <w:p w14:paraId="607DD0E4" w14:textId="77777777" w:rsidR="001F2EEB" w:rsidRDefault="001F2EEB" w:rsidP="001F2EEB">
      <w:pPr>
        <w:pStyle w:val="Bibliography"/>
      </w:pPr>
      <w:r>
        <w:t xml:space="preserve">87. </w:t>
      </w:r>
      <w:r>
        <w:tab/>
        <w:t>Reed MC, Lieb A, Nijhout HF. 2010. The biological significance of substrate inhibition: A mechanism with diverse functions. 5. BioEssays 32:422–429.</w:t>
      </w:r>
    </w:p>
    <w:p w14:paraId="55C3B2A3" w14:textId="77777777" w:rsidR="001F2EEB" w:rsidRDefault="001F2EEB" w:rsidP="001F2EEB">
      <w:pPr>
        <w:pStyle w:val="Bibliography"/>
      </w:pPr>
      <w:r>
        <w:t xml:space="preserve">88. </w:t>
      </w:r>
      <w:r>
        <w:tab/>
        <w:t>Steen AD, Ziervogel K. 2012. Comment on the review by German et al. (2011) “Optimization of hydrolytic and oxidative enzyme methods for ecosystem studies” [Soil Biology &amp; Biochemistry 43: 1387–1397]. Soil Biol Biochem 48:196–197.</w:t>
      </w:r>
    </w:p>
    <w:p w14:paraId="4FA90210" w14:textId="77777777" w:rsidR="001F2EEB" w:rsidRDefault="001F2EEB" w:rsidP="001F2EEB">
      <w:pPr>
        <w:pStyle w:val="Bibliography"/>
      </w:pPr>
      <w:r>
        <w:t xml:space="preserve">89. </w:t>
      </w:r>
      <w:r>
        <w:tab/>
        <w:t>Wallenstein M, Weintraub M. 2008. Emerging tools for measuring and modeling the in situ activity of soil extracellular enzymes. 9. Soil Biol Biochem 40:2098–2106.</w:t>
      </w:r>
    </w:p>
    <w:p w14:paraId="3057C9F9" w14:textId="2401FEE7" w:rsidR="000D2913" w:rsidRPr="008D52F2" w:rsidRDefault="000D2913" w:rsidP="004F5140">
      <w:pPr>
        <w:widowControl w:val="0"/>
        <w:pBdr>
          <w:top w:val="nil"/>
          <w:left w:val="nil"/>
          <w:bottom w:val="nil"/>
          <w:right w:val="nil"/>
          <w:between w:val="nil"/>
        </w:pBdr>
        <w:spacing w:after="240"/>
        <w:ind w:left="504" w:hanging="504"/>
        <w:jc w:val="both"/>
      </w:pPr>
      <w:r>
        <w:fldChar w:fldCharType="end"/>
      </w:r>
    </w:p>
    <w:sectPr w:rsidR="000D2913" w:rsidRPr="008D52F2">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wddlsf@outlook.com" w:date="2025-10-21T15:27:00Z" w:initials="s">
    <w:p w14:paraId="05F4D557" w14:textId="77777777" w:rsidR="00EA2622" w:rsidRDefault="00EA2622" w:rsidP="00EA2622">
      <w:r>
        <w:rPr>
          <w:rStyle w:val="CommentReference"/>
        </w:rPr>
        <w:annotationRef/>
      </w:r>
      <w:r>
        <w:rPr>
          <w:sz w:val="20"/>
          <w:szCs w:val="20"/>
        </w:rPr>
        <w:t>I noticed that some elements of the Discussion appear s in the Results section. For clarity and to conform to standard scientific structure, I recommend clearly separating the Results (where findings are presented objectively) from the Discussion (where the results are interpreted and contextualized). This separation will help readers distinguish between what was observed and how those observations are interpreted.</w:t>
      </w:r>
    </w:p>
  </w:comment>
  <w:comment w:id="6" w:author="swddlsf@outlook.com" w:date="2025-10-21T15:39:00Z" w:initials="s">
    <w:p w14:paraId="7AC83DF8" w14:textId="77777777" w:rsidR="00330676" w:rsidRDefault="00330676" w:rsidP="00330676">
      <w:r>
        <w:rPr>
          <w:rStyle w:val="CommentReference"/>
        </w:rPr>
        <w:annotationRef/>
      </w:r>
      <w:r>
        <w:rPr>
          <w:sz w:val="20"/>
          <w:szCs w:val="20"/>
        </w:rPr>
        <w:t>This sounds like discussion to me.</w:t>
      </w:r>
    </w:p>
  </w:comment>
  <w:comment w:id="7" w:author="swddlsf@outlook.com" w:date="2025-10-21T15:37:00Z" w:initials="s">
    <w:p w14:paraId="0456E933" w14:textId="1D432062" w:rsidR="00330676" w:rsidRDefault="00330676" w:rsidP="00330676">
      <w:r>
        <w:rPr>
          <w:rStyle w:val="CommentReference"/>
        </w:rPr>
        <w:annotationRef/>
      </w:r>
      <w:r>
        <w:rPr>
          <w:sz w:val="20"/>
          <w:szCs w:val="20"/>
        </w:rPr>
        <w:t>In the previous section, both lipid and lignin content were used to assess recalcitrance, but here only lignin is discussed. Should  lipids be mentioned, especially since they seem to increase under drought, which could indicate reduced recalcitrance in shrub under these conditions?</w:t>
      </w:r>
    </w:p>
    <w:p w14:paraId="084A498F" w14:textId="77777777" w:rsidR="00330676" w:rsidRDefault="00330676" w:rsidP="00330676"/>
  </w:comment>
  <w:comment w:id="8" w:author="swddlsf@outlook.com" w:date="2025-10-21T15:37:00Z" w:initials="s">
    <w:p w14:paraId="05564C72" w14:textId="77777777" w:rsidR="00330676" w:rsidRDefault="00330676" w:rsidP="00330676">
      <w:r>
        <w:rPr>
          <w:rStyle w:val="CommentReference"/>
        </w:rPr>
        <w:annotationRef/>
      </w:r>
      <w:r>
        <w:rPr>
          <w:sz w:val="20"/>
          <w:szCs w:val="20"/>
        </w:rPr>
        <w:t>what are the hypothesis, it should be indicated in earlier sections.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F4D557" w15:done="0"/>
  <w15:commentEx w15:paraId="7AC83DF8" w15:done="0"/>
  <w15:commentEx w15:paraId="084A498F" w15:done="0"/>
  <w15:commentEx w15:paraId="05564C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775B66" w16cex:dateUtc="2025-10-21T22:27:00Z"/>
  <w16cex:commentExtensible w16cex:durableId="0EEBD4E4" w16cex:dateUtc="2025-10-21T22:39:00Z"/>
  <w16cex:commentExtensible w16cex:durableId="44B5804E" w16cex:dateUtc="2025-10-21T22:37:00Z"/>
  <w16cex:commentExtensible w16cex:durableId="51A62317" w16cex:dateUtc="2025-10-21T22: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F4D557" w16cid:durableId="29775B66"/>
  <w16cid:commentId w16cid:paraId="7AC83DF8" w16cid:durableId="0EEBD4E4"/>
  <w16cid:commentId w16cid:paraId="084A498F" w16cid:durableId="44B5804E"/>
  <w16cid:commentId w16cid:paraId="05564C72" w16cid:durableId="51A623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Chung">
    <w15:presenceInfo w15:providerId="Windows Live" w15:userId="fdf24957ba71c53c"/>
  </w15:person>
  <w15:person w15:author="swddlsf@outlook.com">
    <w15:presenceInfo w15:providerId="Windows Live" w15:userId="07ecda7d52ce70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2DA"/>
    <w:rsid w:val="00056757"/>
    <w:rsid w:val="000D19BA"/>
    <w:rsid w:val="000D2913"/>
    <w:rsid w:val="000D2D57"/>
    <w:rsid w:val="00104E77"/>
    <w:rsid w:val="00113F24"/>
    <w:rsid w:val="00143A67"/>
    <w:rsid w:val="0018166F"/>
    <w:rsid w:val="0019008F"/>
    <w:rsid w:val="001F2EEB"/>
    <w:rsid w:val="00201622"/>
    <w:rsid w:val="00204BCE"/>
    <w:rsid w:val="002562BA"/>
    <w:rsid w:val="002A79B9"/>
    <w:rsid w:val="002F27A6"/>
    <w:rsid w:val="003128B7"/>
    <w:rsid w:val="00330676"/>
    <w:rsid w:val="00341067"/>
    <w:rsid w:val="0036368B"/>
    <w:rsid w:val="004120B3"/>
    <w:rsid w:val="0041659A"/>
    <w:rsid w:val="00422690"/>
    <w:rsid w:val="00437536"/>
    <w:rsid w:val="00470789"/>
    <w:rsid w:val="004A1405"/>
    <w:rsid w:val="004A746A"/>
    <w:rsid w:val="004B064B"/>
    <w:rsid w:val="004B66C2"/>
    <w:rsid w:val="004D7F1D"/>
    <w:rsid w:val="004E1841"/>
    <w:rsid w:val="004F5140"/>
    <w:rsid w:val="005B12DA"/>
    <w:rsid w:val="005C19FE"/>
    <w:rsid w:val="005D3F11"/>
    <w:rsid w:val="005E09A7"/>
    <w:rsid w:val="00664D87"/>
    <w:rsid w:val="006A2EA1"/>
    <w:rsid w:val="006B4616"/>
    <w:rsid w:val="0074012C"/>
    <w:rsid w:val="00743CAE"/>
    <w:rsid w:val="00751FE5"/>
    <w:rsid w:val="0076527E"/>
    <w:rsid w:val="00891032"/>
    <w:rsid w:val="008D52F2"/>
    <w:rsid w:val="008E5922"/>
    <w:rsid w:val="00924BDD"/>
    <w:rsid w:val="00987D7B"/>
    <w:rsid w:val="009D7D93"/>
    <w:rsid w:val="00A55B02"/>
    <w:rsid w:val="00A76A38"/>
    <w:rsid w:val="00AA3E19"/>
    <w:rsid w:val="00AD1260"/>
    <w:rsid w:val="00B50A4B"/>
    <w:rsid w:val="00C41CBD"/>
    <w:rsid w:val="00C456CC"/>
    <w:rsid w:val="00C608AC"/>
    <w:rsid w:val="00CE3A3F"/>
    <w:rsid w:val="00D14E67"/>
    <w:rsid w:val="00D679B2"/>
    <w:rsid w:val="00E0710F"/>
    <w:rsid w:val="00E166F8"/>
    <w:rsid w:val="00E43F7F"/>
    <w:rsid w:val="00E576F8"/>
    <w:rsid w:val="00E7168D"/>
    <w:rsid w:val="00E85CB3"/>
    <w:rsid w:val="00EA2622"/>
    <w:rsid w:val="00EB0654"/>
    <w:rsid w:val="00F32350"/>
    <w:rsid w:val="00F91B65"/>
    <w:rsid w:val="00FA0E60"/>
    <w:rsid w:val="00FC42A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1ED64"/>
  <w15:docId w15:val="{42FB0BAC-16AE-2D45-85B3-C2F294159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AA3E19"/>
    <w:rPr>
      <w:color w:val="0000FF" w:themeColor="hyperlink"/>
      <w:u w:val="single"/>
    </w:rPr>
  </w:style>
  <w:style w:type="character" w:styleId="UnresolvedMention">
    <w:name w:val="Unresolved Mention"/>
    <w:basedOn w:val="DefaultParagraphFont"/>
    <w:uiPriority w:val="99"/>
    <w:semiHidden/>
    <w:unhideWhenUsed/>
    <w:rsid w:val="00AA3E19"/>
    <w:rPr>
      <w:color w:val="605E5C"/>
      <w:shd w:val="clear" w:color="auto" w:fill="E1DFDD"/>
    </w:rPr>
  </w:style>
  <w:style w:type="paragraph" w:styleId="Revision">
    <w:name w:val="Revision"/>
    <w:hidden/>
    <w:uiPriority w:val="99"/>
    <w:semiHidden/>
    <w:rsid w:val="00470789"/>
    <w:pPr>
      <w:spacing w:line="240" w:lineRule="auto"/>
    </w:pPr>
  </w:style>
  <w:style w:type="paragraph" w:styleId="Bibliography">
    <w:name w:val="Bibliography"/>
    <w:basedOn w:val="Normal"/>
    <w:next w:val="Normal"/>
    <w:uiPriority w:val="37"/>
    <w:unhideWhenUsed/>
    <w:rsid w:val="000D2913"/>
    <w:pPr>
      <w:tabs>
        <w:tab w:val="left" w:pos="384"/>
      </w:tabs>
      <w:spacing w:after="240" w:line="480" w:lineRule="auto"/>
      <w:ind w:left="384" w:hanging="384"/>
    </w:pPr>
  </w:style>
  <w:style w:type="paragraph" w:styleId="CommentSubject">
    <w:name w:val="annotation subject"/>
    <w:basedOn w:val="CommentText"/>
    <w:next w:val="CommentText"/>
    <w:link w:val="CommentSubjectChar"/>
    <w:uiPriority w:val="99"/>
    <w:semiHidden/>
    <w:unhideWhenUsed/>
    <w:rsid w:val="00EA2622"/>
    <w:rPr>
      <w:b/>
      <w:bCs/>
    </w:rPr>
  </w:style>
  <w:style w:type="character" w:customStyle="1" w:styleId="CommentSubjectChar">
    <w:name w:val="Comment Subject Char"/>
    <w:basedOn w:val="CommentTextChar"/>
    <w:link w:val="CommentSubject"/>
    <w:uiPriority w:val="99"/>
    <w:semiHidden/>
    <w:rsid w:val="00EA262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hyperlink" Target="mailto:ashish.malik@ed.ac.uk" TargetMode="External"/><Relationship Id="rId9" Type="http://schemas.openxmlformats.org/officeDocument/2006/relationships/hyperlink" Target="https://www.zotero.org/google-docs/?WW6Ky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541</TotalTime>
  <Pages>24</Pages>
  <Words>68565</Words>
  <Characters>390825</Characters>
  <Application>Microsoft Office Word</Application>
  <DocSecurity>0</DocSecurity>
  <Lines>3256</Lines>
  <Paragraphs>916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swddlsf@outlook.com</cp:lastModifiedBy>
  <cp:revision>21</cp:revision>
  <dcterms:created xsi:type="dcterms:W3CDTF">2025-10-04T15:48:00Z</dcterms:created>
  <dcterms:modified xsi:type="dcterms:W3CDTF">2025-10-21T22:44:00Z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id="KaJIDKUU"/&gt;&lt;style id="http://www.zotero.org/styles/american-society-for-microbiology"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