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4F5140">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4F5140">
      <w:pPr>
        <w:jc w:val="both"/>
        <w:rPr>
          <w:rFonts w:eastAsia="Times New Roman"/>
          <w:bCs/>
          <w:sz w:val="24"/>
          <w:szCs w:val="24"/>
        </w:rPr>
      </w:pPr>
    </w:p>
    <w:p w14:paraId="79825EBE" w14:textId="7397E692" w:rsidR="008D52F2" w:rsidRPr="004F5140" w:rsidRDefault="00AA3E19" w:rsidP="004F5140">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4F5140">
      <w:pPr>
        <w:jc w:val="both"/>
        <w:rPr>
          <w:rFonts w:eastAsia="Times New Roman"/>
          <w:b/>
        </w:rPr>
      </w:pPr>
    </w:p>
    <w:p w14:paraId="5F6F9453" w14:textId="3E8E422B" w:rsidR="005B12DA" w:rsidRPr="004F5140" w:rsidRDefault="00000000" w:rsidP="004F5140">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Steven D. Allison</w:t>
      </w:r>
      <w:r w:rsidRPr="004F5140">
        <w:rPr>
          <w:rFonts w:eastAsia="Times New Roman"/>
          <w:vertAlign w:val="superscript"/>
        </w:rPr>
        <w:t>1,3</w:t>
      </w:r>
      <w:r w:rsidRPr="004F5140">
        <w:rPr>
          <w:rFonts w:eastAsia="Times New Roman"/>
        </w:rPr>
        <w:t xml:space="preserve">, </w:t>
      </w:r>
      <w:del w:id="1" w:author="Brian Chung" w:date="2025-10-20T22:39:00Z" w16du:dateUtc="2025-10-21T05:39:00Z">
        <w:r w:rsidRPr="004F5140" w:rsidDel="004B66C2">
          <w:rPr>
            <w:rFonts w:eastAsia="Times New Roman"/>
          </w:rPr>
          <w:delText>Claudia Weihe</w:delText>
        </w:r>
        <w:r w:rsidRPr="004F5140" w:rsidDel="004B66C2">
          <w:rPr>
            <w:rFonts w:eastAsia="Times New Roman"/>
            <w:vertAlign w:val="superscript"/>
          </w:rPr>
          <w:delText>3</w:delText>
        </w:r>
        <w:r w:rsidRPr="004F5140" w:rsidDel="004B66C2">
          <w:rPr>
            <w:rFonts w:eastAsia="Times New Roman"/>
          </w:rPr>
          <w:delText xml:space="preserve">, </w:delText>
        </w:r>
      </w:del>
      <w:r w:rsidRPr="004F5140">
        <w:rPr>
          <w:rFonts w:eastAsia="Times New Roman"/>
        </w:rPr>
        <w:t>Shi Wang</w:t>
      </w:r>
      <w:r w:rsidRPr="004F5140">
        <w:rPr>
          <w:rFonts w:eastAsia="Times New Roman"/>
          <w:vertAlign w:val="superscript"/>
        </w:rPr>
        <w:t>4</w:t>
      </w:r>
      <w:r w:rsidRPr="004F5140">
        <w:rPr>
          <w:rFonts w:eastAsia="Times New Roman"/>
        </w:rPr>
        <w:t>, Zhao Hao</w:t>
      </w:r>
      <w:r w:rsidRPr="004F5140">
        <w:rPr>
          <w:rFonts w:eastAsia="Times New Roman"/>
          <w:vertAlign w:val="superscript"/>
        </w:rPr>
        <w:t>4</w:t>
      </w:r>
      <w:r w:rsidRPr="004F5140">
        <w:rPr>
          <w:rFonts w:eastAsia="Times New Roman"/>
        </w:rPr>
        <w:t xml:space="preserve">, </w:t>
      </w:r>
      <w:del w:id="2" w:author="Brian Chung" w:date="2025-10-20T22:39:00Z" w16du:dateUtc="2025-10-21T05:39:00Z">
        <w:r w:rsidRPr="004F5140" w:rsidDel="004B66C2">
          <w:rPr>
            <w:rFonts w:eastAsia="Times New Roman"/>
          </w:rPr>
          <w:delText>Jennifer B. H. Martiny</w:delText>
        </w:r>
        <w:r w:rsidRPr="004F5140" w:rsidDel="004B66C2">
          <w:rPr>
            <w:rFonts w:eastAsia="Times New Roman"/>
            <w:vertAlign w:val="superscript"/>
          </w:rPr>
          <w:delText>3</w:delText>
        </w:r>
        <w:r w:rsidRPr="004F5140" w:rsidDel="004B66C2">
          <w:rPr>
            <w:rFonts w:eastAsia="Times New Roman"/>
          </w:rPr>
          <w:delText xml:space="preserve">, </w:delText>
        </w:r>
      </w:del>
      <w:r w:rsidRPr="004F5140">
        <w:rPr>
          <w:rFonts w:eastAsia="Times New Roman"/>
        </w:rPr>
        <w:t>Eoin L. Brodie</w:t>
      </w:r>
      <w:r w:rsidRPr="004F5140">
        <w:rPr>
          <w:rFonts w:eastAsia="Times New Roman"/>
          <w:vertAlign w:val="superscript"/>
        </w:rPr>
        <w:t>4,5</w:t>
      </w:r>
      <w:r w:rsidRPr="004F5140">
        <w:rPr>
          <w:rFonts w:eastAsia="Times New Roman"/>
        </w:rPr>
        <w:t>, Ashish A. Malik</w:t>
      </w:r>
      <w:r w:rsidRPr="004F5140">
        <w:rPr>
          <w:rFonts w:eastAsia="Times New Roman"/>
          <w:vertAlign w:val="superscript"/>
        </w:rPr>
        <w:t>,3,6</w:t>
      </w:r>
    </w:p>
    <w:p w14:paraId="569A296A" w14:textId="77777777" w:rsidR="005B12DA" w:rsidRPr="004F5140" w:rsidRDefault="005B12DA" w:rsidP="004F5140">
      <w:pPr>
        <w:jc w:val="both"/>
        <w:rPr>
          <w:rFonts w:eastAsia="Times New Roman"/>
        </w:rPr>
      </w:pPr>
    </w:p>
    <w:p w14:paraId="7333AB9C" w14:textId="77777777" w:rsidR="005B12DA" w:rsidRPr="004F5140" w:rsidRDefault="00000000" w:rsidP="004F5140">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4F5140">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09929BDA" w14:textId="77777777" w:rsidR="005B12DA" w:rsidRPr="004F5140" w:rsidRDefault="00000000" w:rsidP="004F5140">
      <w:pPr>
        <w:jc w:val="both"/>
        <w:rPr>
          <w:rFonts w:eastAsia="Times New Roman"/>
        </w:rPr>
      </w:pPr>
      <w:r w:rsidRPr="004F5140">
        <w:rPr>
          <w:rFonts w:eastAsia="Times New Roman"/>
          <w:vertAlign w:val="superscript"/>
        </w:rPr>
        <w:t>3</w:t>
      </w:r>
      <w:r w:rsidRPr="004F5140">
        <w:rPr>
          <w:rFonts w:eastAsia="Times New Roman"/>
        </w:rPr>
        <w:t>Department of Ecology &amp; Evolutionary Biology, University of California, Irvine, CA, USA</w:t>
      </w:r>
    </w:p>
    <w:p w14:paraId="5871B5FD" w14:textId="77777777" w:rsidR="005B12DA" w:rsidRPr="004F5140" w:rsidRDefault="00000000" w:rsidP="004F5140">
      <w:pPr>
        <w:jc w:val="both"/>
        <w:rPr>
          <w:rFonts w:eastAsia="Times New Roman"/>
        </w:rPr>
      </w:pPr>
      <w:r w:rsidRPr="004F5140">
        <w:rPr>
          <w:rFonts w:eastAsia="Times New Roman"/>
          <w:vertAlign w:val="superscript"/>
        </w:rPr>
        <w:t>4</w:t>
      </w:r>
      <w:r w:rsidRPr="004F5140">
        <w:rPr>
          <w:rFonts w:eastAsia="Times New Roman"/>
        </w:rPr>
        <w:t>Earth and Environmental Sciences, Lawrence Berkeley National Laboratory, Berkeley, CA</w:t>
      </w:r>
    </w:p>
    <w:p w14:paraId="1D5F82CE" w14:textId="77777777" w:rsidR="005B12DA" w:rsidRPr="004F5140" w:rsidRDefault="00000000" w:rsidP="004F5140">
      <w:pPr>
        <w:jc w:val="both"/>
        <w:rPr>
          <w:rFonts w:eastAsia="Times New Roman"/>
        </w:rPr>
      </w:pPr>
      <w:r w:rsidRPr="004F5140">
        <w:rPr>
          <w:rFonts w:eastAsia="Times New Roman"/>
          <w:vertAlign w:val="superscript"/>
        </w:rPr>
        <w:t>5</w:t>
      </w:r>
      <w:r w:rsidRPr="004F5140">
        <w:rPr>
          <w:rFonts w:eastAsia="Times New Roman"/>
        </w:rPr>
        <w:t>Department of Environmental Science, Policy and Management, University of California, Berkeley, USA</w:t>
      </w:r>
    </w:p>
    <w:p w14:paraId="7429CEC8" w14:textId="77777777" w:rsidR="005B12DA" w:rsidRPr="004F5140" w:rsidRDefault="00000000" w:rsidP="004F5140">
      <w:pPr>
        <w:jc w:val="both"/>
        <w:rPr>
          <w:rFonts w:eastAsia="Times New Roman"/>
        </w:rPr>
      </w:pPr>
      <w:r w:rsidRPr="004F5140">
        <w:rPr>
          <w:rFonts w:eastAsia="Times New Roman"/>
          <w:vertAlign w:val="superscript"/>
        </w:rPr>
        <w:t>6</w:t>
      </w:r>
      <w:r w:rsidRPr="004F5140">
        <w:rPr>
          <w:rFonts w:eastAsia="Times New Roman"/>
        </w:rPr>
        <w:t>School of GeoSciences, University of Edinburgh, Edinburgh, UK</w:t>
      </w:r>
    </w:p>
    <w:p w14:paraId="02EEC678" w14:textId="77777777" w:rsidR="005B12DA" w:rsidRPr="004F5140" w:rsidRDefault="005B12DA" w:rsidP="004F5140">
      <w:pPr>
        <w:jc w:val="both"/>
        <w:rPr>
          <w:rFonts w:eastAsia="Times New Roman"/>
          <w:b/>
        </w:rPr>
      </w:pPr>
    </w:p>
    <w:p w14:paraId="1D40AE28" w14:textId="1298D83E" w:rsidR="005B12DA" w:rsidRPr="004F5140" w:rsidRDefault="00AA3E19" w:rsidP="004F5140">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4F5140">
      <w:pPr>
        <w:jc w:val="both"/>
        <w:rPr>
          <w:rFonts w:eastAsia="Times New Roman"/>
          <w:sz w:val="30"/>
          <w:szCs w:val="30"/>
        </w:rPr>
      </w:pPr>
    </w:p>
    <w:p w14:paraId="5C8196AB" w14:textId="40675DE8" w:rsidR="00AA3E19" w:rsidRDefault="00AA3E19" w:rsidP="004F5140">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4F5140">
      <w:pPr>
        <w:jc w:val="both"/>
        <w:rPr>
          <w:rFonts w:eastAsia="Times New Roman"/>
        </w:rPr>
      </w:pPr>
    </w:p>
    <w:p w14:paraId="3AF47465" w14:textId="0382E258" w:rsidR="002562BA" w:rsidRDefault="002562BA" w:rsidP="004F5140">
      <w:pPr>
        <w:jc w:val="both"/>
        <w:rPr>
          <w:rFonts w:eastAsia="Times New Roman"/>
        </w:rPr>
      </w:pPr>
      <w:r>
        <w:rPr>
          <w:rFonts w:eastAsia="Times New Roman"/>
        </w:rPr>
        <w:t>Drought has consequences for microbial decomposition rates with one understudied mechanism being the indirect effect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over 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four litter types: grass and shrub under ambient and reduced precipitation.</w:t>
      </w:r>
      <w:r w:rsidR="00E7168D">
        <w:rPr>
          <w:rFonts w:eastAsia="Times New Roman"/>
        </w:rPr>
        <w:t xml:space="preserve"> </w:t>
      </w:r>
      <w:r w:rsidR="00E7168D" w:rsidRPr="00E7168D">
        <w:rPr>
          <w:rFonts w:eastAsia="Times New Roman"/>
        </w:rPr>
        <w:t>Fourier Transform Infrared Spectroscopy</w:t>
      </w:r>
      <w:r w:rsidR="00E7168D">
        <w:rPr>
          <w:rFonts w:eastAsia="Times New Roman"/>
        </w:rPr>
        <w:t xml:space="preserve"> results </w:t>
      </w:r>
      <w:r w:rsidR="000D2D57">
        <w:rPr>
          <w:rFonts w:eastAsia="Times New Roman"/>
        </w:rPr>
        <w:t>show</w:t>
      </w:r>
      <w:r w:rsidR="00E7168D">
        <w:rPr>
          <w:rFonts w:eastAsia="Times New Roman"/>
        </w:rPr>
        <w:t xml:space="preserve"> that shrub litter, richer in lignin and lipids, was more recalcitrant than carbohydrate-rich grass litter, </w:t>
      </w:r>
      <w:r w:rsidR="000D2D57">
        <w:rPr>
          <w:rFonts w:eastAsia="Times New Roman"/>
        </w:rPr>
        <w:t>leading to</w:t>
      </w:r>
      <w:r w:rsidR="00E7168D">
        <w:rPr>
          <w:rFonts w:eastAsia="Times New Roman"/>
        </w:rPr>
        <w:t xml:space="preserve"> lower decomposition rates. Drought caused </w:t>
      </w:r>
      <w:r w:rsidR="0076527E">
        <w:rPr>
          <w:rFonts w:eastAsia="Times New Roman"/>
        </w:rPr>
        <w:t>significant</w:t>
      </w:r>
      <w:r w:rsidR="00E7168D">
        <w:rPr>
          <w:rFonts w:eastAsia="Times New Roman"/>
        </w:rPr>
        <w:t xml:space="preserve"> changes in litter chemistry </w:t>
      </w:r>
      <w:r w:rsidR="0076527E">
        <w:rPr>
          <w:rFonts w:eastAsia="Times New Roman"/>
        </w:rPr>
        <w:t>but</w:t>
      </w:r>
      <w:r w:rsidR="00E7168D">
        <w:rPr>
          <w:rFonts w:eastAsia="Times New Roman"/>
        </w:rPr>
        <w:t xml:space="preserve"> no increase in lignin content 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was higher in grass litter </w:t>
      </w:r>
      <w:r w:rsidR="000D2D57" w:rsidRPr="000D2D57">
        <w:rPr>
          <w:rFonts w:eastAsia="Times New Roman"/>
        </w:rPr>
        <w:t>driven by substrate supply rather than microbial demand</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or enzyme activity </w:t>
      </w:r>
      <w:r w:rsidR="000D2D57">
        <w:rPr>
          <w:rFonts w:eastAsia="Times New Roman"/>
        </w:rPr>
        <w:t xml:space="preserve">was 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capabilities</w:t>
      </w:r>
      <w:r w:rsidR="000D2D57">
        <w:rPr>
          <w:rFonts w:eastAsia="Times New Roman"/>
        </w:rPr>
        <w:t>,</w:t>
      </w:r>
      <w:r w:rsidR="000D2D57" w:rsidRPr="000D2D57">
        <w:rPr>
          <w:rFonts w:eastAsia="Times New Roman"/>
        </w:rPr>
        <w:t xml:space="preserve"> </w:t>
      </w:r>
      <w:r w:rsidR="000D2D57">
        <w:rPr>
          <w:rFonts w:eastAsia="Times New Roman"/>
        </w:rPr>
        <w:t>hinting at</w:t>
      </w:r>
      <w:r w:rsidR="000D2D57" w:rsidRPr="000D2D57">
        <w:rPr>
          <w:rFonts w:eastAsia="Times New Roman"/>
        </w:rPr>
        <w:t xml:space="preserve"> functional redundancy </w:t>
      </w:r>
      <w:r w:rsidR="00743CAE">
        <w:rPr>
          <w:rFonts w:eastAsia="Times New Roman"/>
        </w:rPr>
        <w:t>and</w:t>
      </w:r>
      <w:r w:rsidR="000D2D57" w:rsidRPr="000D2D57">
        <w:rPr>
          <w:rFonts w:eastAsia="Times New Roman"/>
        </w:rPr>
        <w:t xml:space="preserve"> </w:t>
      </w:r>
      <w:r w:rsidR="000D2D57">
        <w:rPr>
          <w:rFonts w:eastAsia="Times New Roman"/>
        </w:rPr>
        <w:t xml:space="preserve">drought </w:t>
      </w:r>
      <w:r w:rsidR="000D2D57" w:rsidRPr="000D2D57">
        <w:rPr>
          <w:rFonts w:eastAsia="Times New Roman"/>
        </w:rPr>
        <w:t>resistance in microbial communities.</w:t>
      </w:r>
      <w:r w:rsidR="000D2D57">
        <w:rPr>
          <w:rFonts w:eastAsia="Times New Roman"/>
        </w:rPr>
        <w:t xml:space="preserve"> Microbial community succession</w:t>
      </w:r>
      <w:r w:rsidR="00743CAE">
        <w:rPr>
          <w:rFonts w:eastAsia="Times New Roman"/>
        </w:rPr>
        <w:t xml:space="preserve"> with higher abundance of fungi at early and bacterial at later stages of decomposition corresponded with genes for fungal and bacterial necromass recycling</w:t>
      </w:r>
      <w:r w:rsidR="00A55B02">
        <w:rPr>
          <w:rFonts w:eastAsia="Times New Roman"/>
        </w:rPr>
        <w:t xml:space="preserve"> along with protein accumulation over time</w:t>
      </w:r>
      <w:r w:rsidR="00743CAE">
        <w:rPr>
          <w:rFonts w:eastAsia="Times New Roman"/>
        </w:rPr>
        <w:t xml:space="preserve">. The indirect effects of drought on decomposition via litter chemistry changes were minimal, but we demonstrate </w:t>
      </w:r>
      <w:r w:rsidR="00A55B02">
        <w:rPr>
          <w:rFonts w:eastAsia="Times New Roman"/>
        </w:rPr>
        <w:t>how complex microbial</w:t>
      </w:r>
      <w:r w:rsidR="004F5140">
        <w:rPr>
          <w:rFonts w:eastAsia="Times New Roman"/>
        </w:rPr>
        <w:t>-chemical</w:t>
      </w:r>
      <w:r w:rsidR="00A55B02">
        <w:rPr>
          <w:rFonts w:eastAsia="Times New Roman"/>
        </w:rPr>
        <w:t xml:space="preserve"> interactions under climate change can influence ecosystem-scale processes. </w:t>
      </w:r>
    </w:p>
    <w:p w14:paraId="5EB3083C" w14:textId="77777777" w:rsidR="00743CAE" w:rsidRDefault="00743CAE" w:rsidP="004F5140">
      <w:pPr>
        <w:jc w:val="both"/>
        <w:rPr>
          <w:rFonts w:eastAsia="Times New Roman"/>
        </w:rPr>
      </w:pPr>
    </w:p>
    <w:p w14:paraId="29F628EF" w14:textId="77777777" w:rsidR="002562BA" w:rsidRPr="002562BA" w:rsidRDefault="002562BA" w:rsidP="004F5140">
      <w:pPr>
        <w:jc w:val="both"/>
        <w:rPr>
          <w:rFonts w:eastAsia="Times New Roman"/>
        </w:rPr>
      </w:pPr>
    </w:p>
    <w:p w14:paraId="759743BD" w14:textId="77777777" w:rsidR="00AA3E19" w:rsidRPr="002562BA" w:rsidRDefault="00AA3E19" w:rsidP="004F5140">
      <w:pPr>
        <w:jc w:val="both"/>
        <w:rPr>
          <w:rFonts w:eastAsia="Times New Roman"/>
          <w:sz w:val="30"/>
          <w:szCs w:val="30"/>
        </w:rPr>
      </w:pPr>
    </w:p>
    <w:p w14:paraId="2466437B" w14:textId="00940BFF" w:rsidR="005B12DA" w:rsidRPr="004F5140" w:rsidRDefault="00AA3E19" w:rsidP="004F5140">
      <w:pPr>
        <w:jc w:val="both"/>
        <w:rPr>
          <w:rFonts w:eastAsia="Times New Roman"/>
        </w:rPr>
      </w:pPr>
      <w:r w:rsidRPr="004F5140">
        <w:rPr>
          <w:rFonts w:eastAsia="Times New Roman"/>
          <w:sz w:val="32"/>
          <w:szCs w:val="32"/>
        </w:rPr>
        <w:t>Importance</w:t>
      </w:r>
      <w:r w:rsidRPr="002562BA">
        <w:rPr>
          <w:rFonts w:eastAsia="Times New Roman"/>
          <w:sz w:val="36"/>
          <w:szCs w:val="36"/>
        </w:rPr>
        <w:t xml:space="preserve"> </w:t>
      </w:r>
      <w:r w:rsidRPr="004F5140">
        <w:rPr>
          <w:rFonts w:eastAsia="Times New Roman"/>
        </w:rPr>
        <w:t>150 words</w:t>
      </w:r>
    </w:p>
    <w:p w14:paraId="023794F6" w14:textId="77777777" w:rsidR="005B12DA" w:rsidRPr="00EB0654" w:rsidRDefault="005B12DA" w:rsidP="004F5140">
      <w:pPr>
        <w:jc w:val="both"/>
        <w:rPr>
          <w:rFonts w:eastAsia="Times New Roman"/>
          <w:sz w:val="30"/>
          <w:szCs w:val="30"/>
        </w:rPr>
      </w:pPr>
    </w:p>
    <w:p w14:paraId="63363DCB" w14:textId="4421E6AB" w:rsidR="00056757" w:rsidRPr="00056757" w:rsidRDefault="00EB0654" w:rsidP="004F5140">
      <w:pPr>
        <w:jc w:val="both"/>
        <w:rPr>
          <w:bCs/>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 via changes in plant litter chemistry. We investigated litter decomposition traits of microbial communities in grass and shrub litter under long-term drought. We found that carbohydrate-rich grass litter decomposed faster than more recalcitrant shrub litter which was rich in lignin and lipids.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This study sheds light on the complex microbial interactions that affect ecosystem functioning under climate change. </w:t>
      </w:r>
    </w:p>
    <w:p w14:paraId="0A786882" w14:textId="77777777" w:rsidR="005B12DA" w:rsidRDefault="005B12DA" w:rsidP="004F5140">
      <w:pPr>
        <w:jc w:val="both"/>
        <w:rPr>
          <w:bCs/>
        </w:rPr>
      </w:pPr>
    </w:p>
    <w:p w14:paraId="1525D47C" w14:textId="77777777" w:rsidR="004F5140" w:rsidRPr="00EB0654" w:rsidRDefault="004F5140" w:rsidP="004F5140">
      <w:pPr>
        <w:jc w:val="both"/>
        <w:rPr>
          <w:b/>
        </w:rPr>
      </w:pPr>
    </w:p>
    <w:p w14:paraId="06FAA587" w14:textId="37452FDB" w:rsidR="005B12DA" w:rsidRDefault="00000000" w:rsidP="004F5140">
      <w:pPr>
        <w:jc w:val="both"/>
        <w:rPr>
          <w:sz w:val="32"/>
          <w:szCs w:val="32"/>
        </w:rPr>
      </w:pPr>
      <w:bookmarkStart w:id="3" w:name="_m484onp52hlo" w:colFirst="0" w:colLast="0"/>
      <w:bookmarkEnd w:id="3"/>
      <w:r w:rsidRPr="004F5140">
        <w:rPr>
          <w:sz w:val="32"/>
          <w:szCs w:val="32"/>
        </w:rPr>
        <w:t>Introduction</w:t>
      </w:r>
    </w:p>
    <w:p w14:paraId="503C47AB" w14:textId="77777777" w:rsidR="004F5140" w:rsidRPr="004F5140" w:rsidRDefault="004F5140" w:rsidP="004F5140">
      <w:pPr>
        <w:jc w:val="both"/>
        <w:rPr>
          <w:sz w:val="32"/>
          <w:szCs w:val="32"/>
        </w:rPr>
      </w:pPr>
    </w:p>
    <w:p w14:paraId="61532DC3" w14:textId="377B1226" w:rsidR="00113F24" w:rsidRPr="008D52F2" w:rsidRDefault="00000000" w:rsidP="004F5140">
      <w:pPr>
        <w:jc w:val="both"/>
      </w:pPr>
      <w:r w:rsidRPr="008D52F2">
        <w:t>Changes in precipitation regimes are projected to occur with climate change, with increasing drought having already been observed in semi-arid ecosystems across the globe such as in California, western South America, and the Mediterranean</w:t>
      </w:r>
      <w:r w:rsidR="000D2913">
        <w:t xml:space="preserve"> </w:t>
      </w:r>
      <w:r w:rsidR="000D2913">
        <w:fldChar w:fldCharType="begin"/>
      </w:r>
      <w:r w:rsidR="000D2913">
        <w:instrText xml:space="preserve"> ADDIN ZOTERO_ITEM CSL_CITATION {"citationID":"N2dqMBJ2","properties":{"formattedCitation":"(1)","plainCitation":"(1)","noteIndex":0},"citationItems":[{"id":24348,"uris":["http://zotero.org/users/9539750/items/TV32YPL6"],"itemData":{"id":24348,"type":"book","abstract":"The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xml:space="preserve">. </w:t>
      </w:r>
      <w:r w:rsidR="00113F24" w:rsidRPr="008D52F2">
        <w:t>I</w:t>
      </w:r>
      <w:r w:rsidRPr="008D52F2">
        <w:t xml:space="preserve">ncreasing evapotranspiration due </w:t>
      </w:r>
      <w:r w:rsidR="00113F24" w:rsidRPr="008D52F2">
        <w:t xml:space="preserve">to </w:t>
      </w:r>
      <w:r w:rsidRPr="008D52F2">
        <w:t>an increase in the co-occurrence of high temperatures and low precipitation</w:t>
      </w:r>
      <w:r w:rsidR="000D2913">
        <w:t xml:space="preserve"> </w:t>
      </w:r>
      <w:r w:rsidR="000D2913">
        <w:fldChar w:fldCharType="begin"/>
      </w:r>
      <w:r w:rsidR="000D2913">
        <w:instrText xml:space="preserve"> ADDIN ZOTERO_ITEM CSL_CITATION {"citationID":"VYUJlykP","properties":{"formattedCitation":"(2)","plainCitation":"(2)","noteIndex":0},"citationItems":[{"id":23935,"uris":["http://zotero.org/users/9539750/items/Z5GBSXWB"],"itemData":{"id":23935,"type":"article-journal","abstract":"California is currently in the midst of a record-setting drought. The drought began in 2012 and now includes the lowest calendar-year and 12-mo precipitation, the highest annual temperature, and the most extreme drought indicators on record. The extremely warm and dry conditions have led to acute water shortages, groundwater overdraft, critically low streamflow, and enhanced wildfire risk. Analyzing historical climate observations from California, we find that precipitation deficits in California were more than twice as likely to yield drought years if they occurred when conditions were warm. We find that although there has not been a substantial change in the probability of either negative or moderately negative precipitation anomalies in recent decades, the occurrence of drought years has been greater in the past two decades than in the preceding century. In addition, the probability that precipitation deficits co-occur with warm conditions and the probability that precipitation deficits produce drought have both increased. Climate model experiments with and without anthropogenic forcings reveal that human activities have increased the probability that dry precipitation years are also warm. Further, a large ensemble of climate model realizations reveals that additional global warming over the next few decades is very likely to create </w:instrText>
      </w:r>
      <w:r w:rsidR="000D2913">
        <w:rPr>
          <w:rFonts w:ascii="Cambria Math" w:hAnsi="Cambria Math" w:cs="Cambria Math"/>
        </w:rPr>
        <w:instrText>∼</w:instrText>
      </w:r>
      <w:r w:rsidR="000D2913">
        <w:instrText xml:space="preserve">100% probability that any annual-scale dry period is also extremely warm. We therefore conclude that anthropogenic warming is increasing the probability of co-occurring warm–dry conditions like those that have created the acute human and ecosystem impacts associated with the “exceptional” 2012–2014 drought in California.","container-title":"Proceedings of the National Academy of Sciences","DOI":"10.1073/pnas.1422385112","issue":"13","note":"publisher: Proceedings of the National Academy of Sciences","page":"3931-3936","source":"pnas.org (Atypon)","title":"Anthropogenic warming has increased drought risk in California","volume":"112","author":[{"family":"Diffenbaugh","given":"Noah S."},{"family":"Swain","given":"Daniel L."},{"family":"Touma","given":"Danielle"}],"issued":{"date-parts":[["2015",3,31]]}}}],"schema":"https://github.com/citation-style-language/schema/raw/master/csl-citation.json"} </w:instrText>
      </w:r>
      <w:r w:rsidR="000D2913">
        <w:fldChar w:fldCharType="separate"/>
      </w:r>
      <w:r w:rsidR="000D2913" w:rsidRPr="000D2913">
        <w:t>(2)</w:t>
      </w:r>
      <w:r w:rsidR="000D2913">
        <w:fldChar w:fldCharType="end"/>
      </w:r>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w:t>
      </w:r>
      <w:r w:rsidR="000D2913">
        <w:t xml:space="preserve"> </w:t>
      </w:r>
      <w:r w:rsidR="000D2913">
        <w:fldChar w:fldCharType="begin"/>
      </w:r>
      <w:r w:rsidR="000D2913">
        <w:instrText xml:space="preserve"> ADDIN ZOTERO_ITEM CSL_CITATION {"citationID":"IdpMJijb","properties":{"formattedCitation":"(3)","plainCitation":"(3)","noteIndex":0},"citationItems":[{"id":23936,"uris":["http://zotero.org/users/9539750/items/QH6LYDYX"],"itemData":{"id":23936,"type":"article-journal","abstract":"Since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Niño and the Southern Oscillation (ENSO)—in particular, extreme El Niño and La Niña events that modulate California’s climate not only through its warm and cold phases but also its precursor patterns.","container-title":"Nature Communications","DOI":"10.1038/ncomms9657","ISSN":"2041-1723","issue":"1","journalAbbreviation":"Nat Commun","language":"en","license":"2015 The Author(s)","note":"publisher: Nature Publishing Group","page":"8657","source":"www.nature.com","title":"Increasing water cycle extremes in California and in relation to ENSO cycle under global warming","volume":"6","author":[{"family":"Yoon","given":"Jin-Ho"},{"family":"Wang","given":"S.-Y. Simon"},{"family":"Gillies","given":"Robert R."},{"family":"Kravitz","given":"Ben"},{"family":"Hipps","given":"Lawrence"},{"family":"Rasch","given":"Philip J."}],"issued":{"date-parts":[["2015",10,21]]}}}],"schema":"https://github.com/citation-style-language/schema/raw/master/csl-citation.json"} </w:instrText>
      </w:r>
      <w:r w:rsidR="000D2913">
        <w:fldChar w:fldCharType="separate"/>
      </w:r>
      <w:r w:rsidR="000D2913" w:rsidRPr="000D2913">
        <w:t>(3)</w:t>
      </w:r>
      <w:r w:rsidR="000D2913">
        <w:fldChar w:fldCharType="end"/>
      </w:r>
      <w:r w:rsidRPr="008D52F2">
        <w:t>. In addition, changes in precipitation are not uniform at a regional scale</w:t>
      </w:r>
      <w:r w:rsidR="000D2913">
        <w:t xml:space="preserve"> </w:t>
      </w:r>
      <w:r w:rsidR="000D2913">
        <w:fldChar w:fldCharType="begin"/>
      </w:r>
      <w:r w:rsidR="000D2913">
        <w:instrText xml:space="preserve"> ADDIN ZOTERO_ITEM CSL_CITATION {"citationID":"zZTvoBmC","properties":{"formattedCitation":"(1)","plainCitation":"(1)","noteIndex":0},"citationItems":[{"id":24348,"uris":["http://zotero.org/users/9539750/items/TV32YPL6"],"itemData":{"id":24348,"type":"book","abstract":"The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with arid and semi-arid ecosystems in southern California experiencing decreasing annual precipitation</w:t>
      </w:r>
      <w:r w:rsidR="000D2913">
        <w:t xml:space="preserve"> </w:t>
      </w:r>
      <w:r w:rsidR="000D2913">
        <w:fldChar w:fldCharType="begin"/>
      </w:r>
      <w:r w:rsidR="000D2913">
        <w:instrText xml:space="preserve"> ADDIN ZOTERO_ITEM CSL_CITATION {"citationID":"IOPWKOhM","properties":{"formattedCitation":"(4)","plainCitation":"(4)","noteIndex":0},"citationItems":[{"id":23934,"uris":["http://zotero.org/users/9539750/items/DFDCLS8K"],"itemData":{"id":23934,"type":"article-journal","abstract":"Abstract\n            \n              Understanding recent biogeographic responses to climate change is fundamental for improving our predictions of likely future responses and guiding conservation planning at both local and global scales. Studies of observed biogeographic responses to 20th century climate change have principally examined effects related to ubiquitous increases in temperature – collectively termed a warming fingerprint. Although the importance of changes in other aspects of climate – particularly precipitation and water availability – is widely acknowledged from a theoretical standpoint and supported by paleontological evidence, we lack a practical understanding of how these changes interact with temperature to drive biogeographic responses. Further complicating matters, differences in life history and ecological attributes may lead species to respond differently to the same changes in climate. Here, we examine whether recent biogeographic patterns across California are consistent with a warming fingerprint. We describe how various components of climate have changed regionally in California during the 20th century and review empirical evidence of biogeographic responses to these changes, particularly elevational range shifts. Many responses to climate change do not appear to be consistent with a warming fingerprint, with downslope shifts in elevation being as common as upslope shifts across a number of taxa and many demographic and community responses being inconsistent with upslope shifts. We identify a number of potential direct and indirect mechanisms for these responses, including the influence of aspects of climate change other than temperature (e.g., the shifting seasonal balance of energy and water availability), differences in each taxon's sensitivity to climate change, trophic interactions, and land</w:instrText>
      </w:r>
      <w:r w:rsidR="000D2913">
        <w:rPr>
          <w:rFonts w:ascii="Cambria Math" w:hAnsi="Cambria Math" w:cs="Cambria Math"/>
        </w:rPr>
        <w:instrText>‐</w:instrText>
      </w:r>
      <w:r w:rsidR="000D2913">
        <w:instrText>use change. Finally, we highlight the need to move beyond a warming fingerprint in studies of biogeographic responses by considering a more multifaceted view of climate, emphasizing local</w:instrText>
      </w:r>
      <w:r w:rsidR="000D2913">
        <w:rPr>
          <w:rFonts w:ascii="Cambria Math" w:hAnsi="Cambria Math" w:cs="Cambria Math"/>
        </w:rPr>
        <w:instrText>‐</w:instrText>
      </w:r>
      <w:r w:rsidR="000D2913">
        <w:instrText xml:space="preserve">scale effects, and including\n              a priori\n              knowledge of relevant natural history for the taxa and regions under study.","container-title":"Global Change Biology","DOI":"10.1111/gcb.12638","ISSN":"1354-1013, 1365-2486","issue":"9","journalAbbreviation":"Global Change Biology","language":"en","license":"http://creativecommons.org/licenses/by-nc-nd/3.0/","page":"2841-2855","source":"DOI.org (Crossref)","title":"Beyond a warming fingerprint: individualistic biogeographic responses to heterogeneous climate change in California","title-short":"Beyond a warming fingerprint","volume":"20","author":[{"family":"Rapacciuolo","given":"Giovanni"},{"family":"Maher","given":"Sean P."},{"family":"Schneider","given":"Adam C."},{"family":"Hammond","given":"Talisin T."},{"family":"Jabis","given":"Meredith D."},{"family":"Walsh","given":"Rachel E."},{"family":"Iknayan","given":"Kelly J."},{"family":"Walden","given":"Genevieve K."},{"family":"Oldfather","given":"Meagan F."},{"family":"Ackerly","given":"David D."},{"family":"Beissinger","given":"Steven R."}],"issued":{"date-parts":[["2014",9]]}}}],"schema":"https://github.com/citation-style-language/schema/raw/master/csl-citation.json"} </w:instrText>
      </w:r>
      <w:r w:rsidR="000D2913">
        <w:fldChar w:fldCharType="separate"/>
      </w:r>
      <w:r w:rsidR="000D2913" w:rsidRPr="000D2913">
        <w:t>(4)</w:t>
      </w:r>
      <w:r w:rsidR="000D2913">
        <w:fldChar w:fldCharType="end"/>
      </w:r>
      <w:r w:rsidRPr="008D52F2">
        <w:t xml:space="preserve">. </w:t>
      </w:r>
    </w:p>
    <w:p w14:paraId="1EF8D47F" w14:textId="77777777" w:rsidR="00113F24" w:rsidRPr="008D52F2" w:rsidRDefault="00113F24" w:rsidP="004F5140">
      <w:pPr>
        <w:jc w:val="both"/>
      </w:pPr>
    </w:p>
    <w:p w14:paraId="7913997D" w14:textId="714C6839" w:rsidR="005B12DA" w:rsidRPr="008D52F2" w:rsidRDefault="00113F24" w:rsidP="004F5140">
      <w:pPr>
        <w:jc w:val="both"/>
      </w:pPr>
      <w:r w:rsidRPr="008D52F2">
        <w:t>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w:t>
      </w:r>
      <w:r w:rsidR="000D2913">
        <w:t xml:space="preserve"> </w:t>
      </w:r>
      <w:r w:rsidR="000D2913">
        <w:fldChar w:fldCharType="begin"/>
      </w:r>
      <w:r w:rsidR="000D2913">
        <w:instrText xml:space="preserve"> ADDIN ZOTERO_ITEM CSL_CITATION {"citationID":"emcsSYzp","properties":{"formattedCitation":"(5\\uc0\\u8211{}7)","plainCitation":"(5–7)","noteIndex":0},"citationItems":[{"id":42,"uris":["http://zotero.org/users/9539750/items/RGTV3D86"],"itemData":{"id":42,"type":"article-journal","container-title":"Functional Ecology","DOI":"10.1111/1365-2435.14010","issue":"6","note":"number: 6","page":"1442-1456","title":"Drought impacts on microbial trait distribution and feedback to soil carbon cycling","volume":"36","author":[{"family":"Malik","given":"Ashish A."},{"family":"Bouskill","given":"Nicholas J."}],"issued":{"date-parts":[["2022",6]]}}},{"id":24349,"uris":["http://zotero.org/users/9539750/items/LJTQ4M7F"],"itemData":{"id":24349,"type":"article-journal","abstract":"Throughout Earth&amp;apos;s history, drought has been a common crisis in terrestrial ecosystems; in human societies, it can cause famine, one of the Four Horsemen of the apocalypse. As the global hydrological cycle intensifies with global warming, deeper droughts and rewetting will alter, and possibly transform, ecosystems. Soil communities, however, seem more tolerant than plants or animals are to water stress—the main effects, in fact, on soil processes appear to be limited diffusion and the limited supply of resources to soil organisms. Thus, the rains that end a drought not only release soil microbes from stress but also create a resource pulse that fuels soil microbial activity. It remains unclear whether the effects of drought on soil processes result from drying or rewetting. It is also unclear whether the flush of activity on rewetting is driven by microbial growth or by the physical/chemical processes that mobilize organic matter. In this review, I discuss how soil water, and the lack of it, regulates microbial life and biogeochemical processes. I first focus on organismal-level responses and then consider how these influence whole-soil organic matter dynamics. A final focus is on how to incorporate these effects into Earth System models that can effectively capture dry–wet cycling.","container-title":"Annual Review of Ecology, Evolution, and Systematics","DOI":"10.1146/annurev-ecolsys-110617-062614","ISSN":"1543-592X, 1545-2069","issue":"Volume 49, 2018","language":"en","note":"publisher: Annual Reviews","page":"409-432","source":"www.annualreviews.org","title":"Life in Dry Soils: Effects of Drought on Soil Microbial Communities and Processes","title-short":"Life in Dry Soils","volume":"49","author":[{"family":"Schimel","given":"Joshua P."}],"issued":{"date-parts":[["2018",11,2]]}}},{"id":21586,"uris":["http://zotero.org/users/9539750/items/U8RHM2CM"],"itemData":{"id":21586,"type":"article-journal","abstract":"Decomposition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0D2913">
        <w:fldChar w:fldCharType="separate"/>
      </w:r>
      <w:r w:rsidR="000D2913" w:rsidRPr="000D2913">
        <w:t>(5–7)</w:t>
      </w:r>
      <w:r w:rsidR="000D2913">
        <w:fldChar w:fldCharType="end"/>
      </w:r>
      <w:r w:rsidRPr="008D52F2">
        <w:t>.</w:t>
      </w:r>
      <w:r w:rsidR="00E43F7F" w:rsidRPr="008D52F2">
        <w:t xml:space="preserve"> </w:t>
      </w:r>
      <w:r w:rsidRPr="008D52F2">
        <w:t>Microbial response to drought may not always be consistent and may vary across ecosystems</w:t>
      </w:r>
      <w:r w:rsidR="000D2913">
        <w:t xml:space="preserve"> </w:t>
      </w:r>
      <w:r w:rsidR="000D2913">
        <w:fldChar w:fldCharType="begin"/>
      </w:r>
      <w:r w:rsidR="000D2913">
        <w:instrText xml:space="preserve"> ADDIN ZOTERO_ITEM CSL_CITATION {"citationID":"zpYurc8y","properties":{"formattedCitation":"(8)","plainCitation":"(8)","noteIndex":0},"citationItems":[{"id":48,"uris":["http://zotero.org/users/9539750/items/GYRWFEKE"],"itemData":{"id":48,"type":"article-journal","abstract":"Drought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0D2913">
        <w:fldChar w:fldCharType="separate"/>
      </w:r>
      <w:r w:rsidR="000D2913" w:rsidRPr="000D2913">
        <w:t>(8)</w:t>
      </w:r>
      <w:r w:rsidR="000D2913">
        <w:fldChar w:fldCharType="end"/>
      </w:r>
      <w:r w:rsidRPr="008D52F2">
        <w:t xml:space="preserve"> or climate histor</w:t>
      </w:r>
      <w:r w:rsidR="00E43F7F" w:rsidRPr="008D52F2">
        <w:t>ies</w:t>
      </w:r>
      <w:r w:rsidR="000D2913">
        <w:t xml:space="preserve"> </w:t>
      </w:r>
      <w:r w:rsidR="000D2913">
        <w:fldChar w:fldCharType="begin"/>
      </w:r>
      <w:r w:rsidR="0019008F">
        <w:instrText xml:space="preserve"> ADDIN ZOTERO_ITEM CSL_CITATION {"citationID":"lalYm4WD","properties":{"formattedCitation":"(9, 10)","plainCitation":"(9, 10)","noteIndex":0},"citationItems":[{"id":47,"uris":["http://zotero.org/users/9539750/items/2DNXZ5SL"],"itemData":{"id":47,"type":"article-journal","abstract":"Global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L."}],"accessed":{"date-parts":[["2023",1,10]]},"issued":{"date-parts":[["2016"]]}}},{"id":43,"uris":["http://zotero.org/users/9539750/items/TTF8PKYB"],"itemData":{"id":43,"type":"article-journal","abstract":"Soil moisture is a major driver of microbial activity and thus, of the release of carbon (C) into the Earth's atmosphere. Yet, there is no consensus on the relationship between soil moisture and microbial respiration, and as a result, moisture response functions are a poorly constrained aspect of C models. In addition, models assume that the response of microbial respiration to moisture is the same for all ecosystems, regardless of climate history, an assumption that many empirical studies have challenged. These gaps in understanding of the microbial respiration response to moisture contribute to uncertainty in model predictions. We review our understanding of what drives microbial moisture response, highlighting evidence that historical precipitation can influence both responses to moisture and sensitivity to drought. We present two hypotheses, the ‘climate history hypothesis’, where we predict that baseline moisture response functions change as a function of precipitation history, and the ‘drought legacy hypothesis’, in which we suggest that the intensity and frequency of historical drought have shaped microbial communities in ways that will control moisture responses to contemporary drought. Underlying mechanisms include biological selection and filtering of the microbial community by rainfall regimes, which result in microbial traits and trade-offs that shape function. We present an integrated modelling and empirical approach for understanding microbial moisture responses and improving models. Standardized measures of moisture response (respiration rate across a range of moistures) and accompanying microbial properties are needed across sites. These data can be incorporated into trait-based models to produce generalized moisture response functions, which can then be validated and incorporated into conventional and microbially explicit ecosystem models of soil C cycling. Future studies should strive to analyse realistic moisture conditions and consider the role of environmental factors and soil structure in microbial response. Microbes are the engines that drive C storage and are sensitive to changes in rainfall. A greater understanding of the factors that govern this sensitivity could be a key part of improving predictions of soil C dynamics, climate change and C-climate feedbacks. Read the free Plain Language Summary for this article on the Journal blog.","container-title":"Functional Ecology","DOI":"10.1111/1365-2435.14034","ISSN":"1365-2435","issue":"6","language":"en","note":"number: 6\n_eprint: https://onlinelibrary.wiley.com/doi/pdf/10.1111/1365-2435.14034","page":"1430-1441","source":"Wiley Online Library","title":"Microbes, memory and moisture: Predicting microbial moisture responses and their impact on carbon cycling","title-short":"Microbes, memory and moisture","volume":"36","author":[{"family":"Evans","given":"Sarah"},{"family":"D. Allison","given":"Steven"},{"family":"V. Hawkes","given":"Christine"}],"issued":{"date-parts":[["2022"]]}}}],"schema":"https://github.com/citation-style-language/schema/raw/master/csl-citation.json"} </w:instrText>
      </w:r>
      <w:r w:rsidR="000D2913">
        <w:fldChar w:fldCharType="separate"/>
      </w:r>
      <w:r w:rsidR="0019008F" w:rsidRPr="0019008F">
        <w:t>(9, 10)</w:t>
      </w:r>
      <w:r w:rsidR="000D2913">
        <w:fldChar w:fldCharType="end"/>
      </w:r>
      <w:r w:rsidRPr="008D52F2">
        <w:t>. Drought in semi-arid ecosystems decreases litter decomposition rates in some systems</w:t>
      </w:r>
      <w:r w:rsidR="0019008F">
        <w:t xml:space="preserve"> </w:t>
      </w:r>
      <w:r w:rsidR="0019008F">
        <w:fldChar w:fldCharType="begin"/>
      </w:r>
      <w:r w:rsidR="0019008F">
        <w:instrText xml:space="preserve"> ADDIN ZOTERO_ITEM CSL_CITATION {"citationID":"AMXVMIAa","properties":{"formattedCitation":"(11\\uc0\\u8211{}13)","plainCitation":"(11–13)","noteIndex":0},"citationItems":[{"id":24356,"uris":["http://zotero.org/users/9539750/items/DZJJIXS7"],"itemData":{"id":24356,"type":"article-journal","abstract":"Plant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(11–13)</w:t>
      </w:r>
      <w:r w:rsidR="0019008F">
        <w:fldChar w:fldCharType="end"/>
      </w:r>
      <w:r w:rsidRPr="008D52F2">
        <w:t xml:space="preserve"> but not others</w:t>
      </w:r>
      <w:r w:rsidR="0019008F">
        <w:t xml:space="preserve"> </w:t>
      </w:r>
      <w:r w:rsidR="0019008F">
        <w:fldChar w:fldCharType="begin"/>
      </w:r>
      <w:r w:rsidR="0019008F">
        <w:instrText xml:space="preserve"> ADDIN ZOTERO_ITEM CSL_CITATION {"citationID":"OjR92VHC","properties":{"formattedCitation":"(14)","plainCitation":"(14)","noteIndex":0},"citationItems":[{"id":24359,"uris":["http://zotero.org/users/9539750/items/VMMD95QX"],"itemData":{"id":24359,"type":"article-journal","abstract":"The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Decreases in decomposition have been attributed to decreases in microbial biomass</w:t>
      </w:r>
      <w:r w:rsidR="0019008F">
        <w:t xml:space="preserve"> </w:t>
      </w:r>
      <w:r w:rsidR="0019008F">
        <w:fldChar w:fldCharType="begin"/>
      </w:r>
      <w:r w:rsidR="0019008F">
        <w:instrText xml:space="preserve"> ADDIN ZOTERO_ITEM CSL_CITATION {"citationID":"ApJS25XC","properties":{"formattedCitation":"(13)","plainCitation":"(13)","noteIndex":0},"citationItems":[{"id":29,"uris":["http://zotero.org/users/9539750/items/6LSFTCF6"],"itemData":{"id":29,"type":"article-journal","abstract":"Rates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xml:space="preserve"> and the efficiency of extracellular enzymes</w:t>
      </w:r>
      <w:r w:rsidR="0019008F">
        <w:t xml:space="preserve"> </w:t>
      </w:r>
      <w:r w:rsidR="0019008F">
        <w:fldChar w:fldCharType="begin"/>
      </w:r>
      <w:r w:rsidR="0019008F">
        <w:instrText xml:space="preserve"> ADDIN ZOTERO_ITEM CSL_CITATION {"citationID":"PSrQQRnf","properties":{"formattedCitation":"(15)","plainCitation":"(15)","noteIndex":0},"citationItems":[{"id":31,"uris":["http://zotero.org/users/9539750/items/XW9JTKVJ"],"itemData":{"id":31,"type":"article-journal","abstract":"Microbial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While drought shifted the overall microbial community composition of an oak forest towards fungal dominance, drought increased both bacterial and fungal abundance in a mixed pine-oak forest such that fungal:bacterial ratios remain unchanged</w:t>
      </w:r>
      <w:r w:rsidR="0019008F">
        <w:t xml:space="preserve"> </w:t>
      </w:r>
      <w:r w:rsidR="0019008F">
        <w:fldChar w:fldCharType="begin"/>
      </w:r>
      <w:r w:rsidR="0019008F">
        <w:instrText xml:space="preserve"> ADDIN ZOTERO_ITEM CSL_CITATION {"citationID":"BhS0Eq3r","properties":{"formattedCitation":"(14)","plainCitation":"(14)","noteIndex":0},"citationItems":[{"id":24359,"uris":["http://zotero.org/users/9539750/items/VMMD95QX"],"itemData":{"id":24359,"type":"article-journal","abstract":"The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Drought can also shift investment in microbial traits</w:t>
      </w:r>
      <w:r w:rsidR="00E43F7F" w:rsidRPr="008D52F2">
        <w:t xml:space="preserve"> such that increased stress tolerance traits reduces decomposition capabilities</w:t>
      </w:r>
      <w:r w:rsidRPr="008D52F2">
        <w:t>.</w:t>
      </w:r>
    </w:p>
    <w:p w14:paraId="0C52DC3A" w14:textId="77777777" w:rsidR="004A1405" w:rsidRPr="008D52F2" w:rsidRDefault="004A1405" w:rsidP="004F5140">
      <w:pPr>
        <w:jc w:val="both"/>
      </w:pPr>
    </w:p>
    <w:p w14:paraId="7FF44452" w14:textId="2AB43F0E" w:rsidR="005B12DA" w:rsidRPr="008D52F2" w:rsidRDefault="00000000" w:rsidP="004F5140">
      <w:pPr>
        <w:jc w:val="both"/>
      </w:pPr>
      <w:r w:rsidRPr="008D52F2">
        <w:t xml:space="preserve">Litter chemistry </w:t>
      </w:r>
      <w:r w:rsidR="00E43F7F" w:rsidRPr="008D52F2">
        <w:t>can</w:t>
      </w:r>
      <w:r w:rsidRPr="008D52F2">
        <w:t xml:space="preserve"> be a major control on decomposition</w:t>
      </w:r>
      <w:r w:rsidR="0019008F">
        <w:t xml:space="preserve"> </w:t>
      </w:r>
      <w:r w:rsidR="0019008F">
        <w:fldChar w:fldCharType="begin"/>
      </w:r>
      <w:r w:rsidR="0019008F">
        <w:instrText xml:space="preserve"> ADDIN ZOTERO_ITEM CSL_CITATION {"citationID":"41J3CVGk","properties":{"formattedCitation":"(16\\uc0\\u8211{}18)","plainCitation":"(16–18)","noteIndex":0},"citationItems":[{"id":22,"uris":["http://zotero.org/users/9539750/items/I9R848PI"],"itemData":{"id":22,"type":"article-journal","abstract":"Worldwide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Victoria"},{"family":"Westoby","given":"Mark"}],"issued":{"date-parts":[["2008"]]}}},{"id":23930,"uris":["http://zotero.org/users/9539750/items/4PZ64SPV"],"itemData":{"id":23930,"type":"article-journal","abstract":"Abstract\n            \n              \n                \n                  Litter decomposition and nutrient release are key processes for soil C and nutrient cycling. However, the relative importance of the effects of litter quality, fauna and decomposition site on litter decomposition remains poorly understood. Moreover, the macronutrient and micronutrient (C, N, P, K, Ca, Mg, Mn, Cu and Zn) release in the decomposition process are even less well</w:instrText>
      </w:r>
      <w:r w:rsidR="0019008F">
        <w:rPr>
          <w:rFonts w:ascii="Cambria Math" w:hAnsi="Cambria Math" w:cs="Cambria Math"/>
        </w:rPr>
        <w:instrText>‐</w:instrText>
      </w:r>
      <w:r w:rsidR="0019008F">
        <w:instrText>known.\n                \n                \n                  \n                    In this study, we performed 5040 litterbag samplings of monospecific (\n                    Larix gmelinii\n                    ,\n                    Acer mono\n                    ,\n                    Quercus mongolica\n                    and\n                    Juglans mandshurica\n                    ) and mixed (\n                    Larix\n                    with each broad</w:instrText>
      </w:r>
      <w:r w:rsidR="0019008F">
        <w:rPr>
          <w:rFonts w:ascii="Cambria Math" w:hAnsi="Cambria Math" w:cs="Cambria Math"/>
        </w:rPr>
        <w:instrText>‐</w:instrText>
      </w:r>
      <w:r w:rsidR="0019008F">
        <w:instrText>leaved litter) litter treatments using litterbags with three mesh sizes (for different</w:instrText>
      </w:r>
      <w:r w:rsidR="0019008F">
        <w:rPr>
          <w:rFonts w:ascii="Cambria Math" w:hAnsi="Cambria Math" w:cs="Cambria Math"/>
        </w:rPr>
        <w:instrText>‐</w:instrText>
      </w:r>
      <w:r w:rsidR="0019008F">
        <w:instrText>sized fauna) in four paired stands of natural secondary forests compared with adjacent\n                    Larix\n                    plantations in a temperate forest ecosystem in China. Litter decomposition rate and macronutrient and micronutrient release during decomposition were assessed.\n                  \n                \n                \n                  \n                    We found that variation in litter quality had a considerably greater effect on litter decomposition than fauna and decomposition site. The decomposition constant was significantly related to the initial litter Mg concentration and lignin/P ratio, suggesting the importance of the Mg content and lignin/P ratio in controlling litter decomposition in temperate tree species. We also showed that macrofauna significantly increased monospecific but not mixed litter decomposition. In addition, the decomposition site conditions further influenced monospecific litter decomposition. Furthermore, the litter quality significantly influences N and Mn release in both monospecific and mixed litters. Compared with\n                    Larix\n                    litter, the average of N and Mn increased 33.9% and 53.8% in three broad</w:instrText>
      </w:r>
      <w:r w:rsidR="0019008F">
        <w:rPr>
          <w:rFonts w:ascii="Cambria Math" w:hAnsi="Cambria Math" w:cs="Cambria Math"/>
        </w:rPr>
        <w:instrText>‐</w:instrText>
      </w:r>
      <w:r w:rsidR="0019008F">
        <w:instrText>leaved litters, and 21.4% and 38.0% in three mixed litters respectively.\n                  \n                \n                \n                  \n                    Synthesis\n                    . Litter quality is a relatively more important factor than fauna and decomposition site for the decomposition of both monospecific and mixed litters when studied at a local scale in temperate forests. Moreover, litter decomposition enhanced in plantation sites with poor soil nutrient status, which has implications for C and nutrient cycling and long</w:instrText>
      </w:r>
      <w:r w:rsidR="0019008F">
        <w:rPr>
          <w:rFonts w:ascii="Cambria Math" w:hAnsi="Cambria Math" w:cs="Cambria Math"/>
        </w:rPr>
        <w:instrText>‐</w:instrText>
      </w:r>
      <w:r w:rsidR="0019008F">
        <w:instrText>term below</w:instrText>
      </w:r>
      <w:r w:rsidR="0019008F">
        <w:rPr>
          <w:rFonts w:ascii="Cambria Math" w:hAnsi="Cambria Math" w:cs="Cambria Math"/>
        </w:rPr>
        <w:instrText>‐</w:instrText>
      </w:r>
      <w:r w:rsidR="0019008F">
        <w:instrText xml:space="preserve">ground forest ecosystem functions.","container-title":"Journal of Ecology","DOI":"10.1111/1365-2745.13902","ISSN":"0022-0477, 1365-2745","issue":"7","journalAbbreviation":"Journal of Ecology","language":"en","page":"1673-1686","source":"DOI.org (Crossref)","title":"Litter decomposition and nutrient release from monospecific and mixed litters: Comparisons of litter quality, fauna and decomposition site effects","title-short":"Litter decomposition and nutrient release from monospecific and mixed litters","volume":"110","author":[{"family":"Yang","given":"Kai"},{"family":"Zhu","given":"Jiaojun"},{"family":"Zhang","given":"Weiwei"},{"family":"Zhang","given":"Qian"},{"family":"Lu","given":"Deliang"},{"family":"Zhang","given":"Yakun"},{"family":"Zheng","given":"Xiao"},{"family":"Xu","given":"Shuang"},{"family":"Wang","given":"G. Geoff"}],"issued":{"date-parts":[["2022",7]]}}},{"id":93,"uris":["http://zotero.org/users/9539750/items/LG4VIDKH"],"itemData":{"id":93,"type":"article-journal","abstract":"We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schema":"https://github.com/citation-style-language/schema/raw/master/csl-citation.json"} </w:instrText>
      </w:r>
      <w:r w:rsidR="0019008F">
        <w:fldChar w:fldCharType="separate"/>
      </w:r>
      <w:r w:rsidR="0019008F" w:rsidRPr="0019008F">
        <w:t>(16–18)</w:t>
      </w:r>
      <w:r w:rsidR="0019008F">
        <w:fldChar w:fldCharType="end"/>
      </w:r>
      <w:r w:rsidRPr="008D52F2">
        <w:t>, including decomposition in grasslands</w:t>
      </w:r>
      <w:r w:rsidR="0019008F">
        <w:t xml:space="preserve"> </w:t>
      </w:r>
      <w:r w:rsidR="0019008F">
        <w:fldChar w:fldCharType="begin"/>
      </w:r>
      <w:r w:rsidR="0019008F">
        <w:instrText xml:space="preserve"> ADDIN ZOTERO_ITEM CSL_CITATION {"citationID":"JChG9pjZ","properties":{"formattedCitation":"(19)","plainCitation":"(19)","noteIndex":0},"citationItems":[{"id":23,"uris":["http://zotero.org/users/9539750/items/2HKTKIWC"],"itemData":{"id":23,"type":"article-journal","abstract":"One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19008F">
        <w:fldChar w:fldCharType="separate"/>
      </w:r>
      <w:r w:rsidR="0019008F" w:rsidRPr="0019008F">
        <w:t>(19)</w:t>
      </w:r>
      <w:r w:rsidR="0019008F">
        <w:fldChar w:fldCharType="end"/>
      </w:r>
      <w:r w:rsidRPr="008D52F2">
        <w:t>. Drought ha</w:t>
      </w:r>
      <w:r w:rsidR="00E43F7F" w:rsidRPr="008D52F2">
        <w:t>s</w:t>
      </w:r>
      <w:r w:rsidRPr="008D52F2">
        <w:t xml:space="preserve"> been shown to alter litter chemistry</w:t>
      </w:r>
      <w:r w:rsidR="0019008F">
        <w:t xml:space="preserve"> </w:t>
      </w:r>
      <w:r w:rsidR="0019008F">
        <w:fldChar w:fldCharType="begin"/>
      </w:r>
      <w:r w:rsidR="0019008F">
        <w:instrText xml:space="preserve"> ADDIN ZOTERO_ITEM CSL_CITATION {"citationID":"0QIMTb9Y","properties":{"formattedCitation":"(13, 20\\uc0\\u8211{}22)","plainCitation":"(13, 20–22)","noteIndex":0},"citationItems":[{"id":29,"uris":["http://zotero.org/users/9539750/items/6LSFTCF6"],"itemData":{"id":29,"type":"article-journal","abstract":"Rates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(13, 20–22)</w:t>
      </w:r>
      <w:r w:rsidR="0019008F">
        <w:fldChar w:fldCharType="end"/>
      </w:r>
      <w:r w:rsidRPr="008D52F2">
        <w:t xml:space="preserve"> through changes in plant physiology</w:t>
      </w:r>
      <w:r w:rsidR="0019008F">
        <w:t xml:space="preserve"> </w:t>
      </w:r>
      <w:r w:rsidR="0019008F">
        <w:fldChar w:fldCharType="begin"/>
      </w:r>
      <w:r w:rsidR="0019008F">
        <w:instrText xml:space="preserve"> ADDIN ZOTERO_ITEM CSL_CITATION {"citationID":"uObx3Ul2","properties":{"formattedCitation":"(21, 22)","plainCitation":"(21, 22)","noteIndex":0},"citationItems":[{"id":23931,"uris":["http://zotero.org/users/9539750/items/XCYV28D5"],"itemData":{"id":23931,"type":"article-journal","abstract":"The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(21, 22)</w:t>
      </w:r>
      <w:r w:rsidR="0019008F">
        <w:fldChar w:fldCharType="end"/>
      </w:r>
      <w:r w:rsidRPr="008D52F2">
        <w:t xml:space="preserve"> and changes in plant community composition</w:t>
      </w:r>
      <w:r w:rsidR="0019008F">
        <w:t xml:space="preserve"> </w:t>
      </w:r>
      <w:r w:rsidR="0019008F">
        <w:fldChar w:fldCharType="begin"/>
      </w:r>
      <w:r w:rsidR="0019008F">
        <w:instrText xml:space="preserve"> ADDIN ZOTERO_ITEM CSL_CITATION {"citationID":"cPadO6Cz","properties":{"formattedCitation":"(23,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9008F">
        <w:fldChar w:fldCharType="separate"/>
      </w:r>
      <w:r w:rsidR="0019008F" w:rsidRPr="0019008F">
        <w:t>(23, 24)</w:t>
      </w:r>
      <w:r w:rsidR="0019008F">
        <w:fldChar w:fldCharType="end"/>
      </w:r>
      <w:r w:rsidRPr="008D52F2">
        <w:t xml:space="preserve">. These changes </w:t>
      </w:r>
      <w:r w:rsidRPr="008D52F2">
        <w:lastRenderedPageBreak/>
        <w:t>in litter chemistry, in turn, affect</w:t>
      </w:r>
      <w:r w:rsidR="00E43F7F" w:rsidRPr="008D52F2">
        <w:t>s</w:t>
      </w:r>
      <w:r w:rsidRPr="008D52F2">
        <w:t xml:space="preserve"> the microbial community, altering microbial community composition</w:t>
      </w:r>
      <w:r w:rsidR="0019008F">
        <w:t xml:space="preserve"> </w:t>
      </w:r>
      <w:r w:rsidR="0019008F">
        <w:fldChar w:fldCharType="begin"/>
      </w:r>
      <w:r w:rsidR="0019008F">
        <w:instrText xml:space="preserve"> ADDIN ZOTERO_ITEM CSL_CITATION {"citationID":"yANgdLoc","properties":{"formattedCitation":"(25)","plainCitation":"(25)","noteIndex":0},"citationItems":[{"id":32,"uris":["http://zotero.org/users/9539750/items/BHE9AWEF"],"itemData":{"id":32,"type":"article-journal","abstract":"Terrestrial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19008F">
        <w:fldChar w:fldCharType="separate"/>
      </w:r>
      <w:r w:rsidR="0019008F" w:rsidRPr="0019008F">
        <w:t>(25)</w:t>
      </w:r>
      <w:r w:rsidR="0019008F">
        <w:fldChar w:fldCharType="end"/>
      </w:r>
      <w:r w:rsidRPr="008D52F2">
        <w:t xml:space="preserve"> by decreasing bacterial abundance</w:t>
      </w:r>
      <w:r w:rsidR="0019008F">
        <w:t xml:space="preserve"> </w:t>
      </w:r>
      <w:r w:rsidR="0019008F">
        <w:fldChar w:fldCharType="begin"/>
      </w:r>
      <w:r w:rsidR="0019008F">
        <w:instrText xml:space="preserve"> ADDIN ZOTERO_ITEM CSL_CITATION {"citationID":"YLqVehT0","properties":{"formattedCitation":"(13)","plainCitation":"(13)","noteIndex":0},"citationItems":[{"id":29,"uris":["http://zotero.org/users/9539750/items/6LSFTCF6"],"itemData":{"id":29,"type":"article-journal","abstract":"Rates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and decreasing investment in extracellular enzyme activity by decreasing proportions of certain litter substrates</w:t>
      </w:r>
      <w:r w:rsidR="0019008F">
        <w:t xml:space="preserve"> </w:t>
      </w:r>
      <w:r w:rsidR="0019008F">
        <w:fldChar w:fldCharType="begin"/>
      </w:r>
      <w:r w:rsidR="0019008F">
        <w:instrText xml:space="preserve"> ADDIN ZOTERO_ITEM CSL_CITATION {"citationID":"pZ8xGMbt","properties":{"formattedCitation":"(15)","plainCitation":"(15)","noteIndex":0},"citationItems":[{"id":31,"uris":["http://zotero.org/users/9539750/items/XW9JTKVJ"],"itemData":{"id":31,"type":"article-journal","abstract":"Microbial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Therefore, drought can exert direct and indirect effects on litter decomposition, and the</w:t>
      </w:r>
      <w:r w:rsidR="00E43F7F" w:rsidRPr="008D52F2">
        <w:t xml:space="preserve"> indirect</w:t>
      </w:r>
      <w:r w:rsidRPr="008D52F2">
        <w:t xml:space="preserve"> effects remain understudied</w:t>
      </w:r>
      <w:r w:rsidR="0019008F">
        <w:t xml:space="preserve"> </w:t>
      </w:r>
      <w:r w:rsidR="0019008F">
        <w:fldChar w:fldCharType="begin"/>
      </w:r>
      <w:r w:rsidR="0019008F">
        <w:instrText xml:space="preserve"> ADDIN ZOTERO_ITEM CSL_CITATION {"citationID":"ME0SCxTq","properties":{"formattedCitation":"(7)","plainCitation":"(7)","noteIndex":0},"citationItems":[{"id":21586,"uris":["http://zotero.org/users/9539750/items/U8RHM2CM"],"itemData":{"id":21586,"type":"article-journal","abstract":"Decomposition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19008F">
        <w:fldChar w:fldCharType="separate"/>
      </w:r>
      <w:r w:rsidR="0019008F" w:rsidRPr="0019008F">
        <w:t>(7)</w:t>
      </w:r>
      <w:r w:rsidR="0019008F">
        <w:fldChar w:fldCharType="end"/>
      </w:r>
      <w:r w:rsidRPr="008D52F2">
        <w:t>.</w:t>
      </w:r>
    </w:p>
    <w:p w14:paraId="1E19E6F0" w14:textId="77777777" w:rsidR="004A1405" w:rsidRPr="008D52F2" w:rsidRDefault="004A1405" w:rsidP="004F5140">
      <w:pPr>
        <w:jc w:val="both"/>
      </w:pPr>
    </w:p>
    <w:p w14:paraId="12AE99EA" w14:textId="77777777" w:rsidR="004F5140" w:rsidRDefault="00000000" w:rsidP="004F5140">
      <w:pPr>
        <w:jc w:val="both"/>
      </w:pPr>
      <w:r w:rsidRPr="008D52F2">
        <w:t>Here we investigate the effects of a decade-long drought</w:t>
      </w:r>
      <w:r w:rsidR="009D7D93" w:rsidRPr="008D52F2">
        <w:t xml:space="preserve"> </w:t>
      </w:r>
      <w:r w:rsidRPr="008D52F2">
        <w:t>on the decomposition traits of microbial communities in 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chemistry using </w:t>
      </w:r>
      <w:r w:rsidRPr="008D52F2">
        <w:t xml:space="preserve">four distinct litter types: grass and shrub each under ambient and reduced precipitation for 10 years. We </w:t>
      </w:r>
      <w:r w:rsidR="009D7D93" w:rsidRPr="008D52F2">
        <w:t>hypothesized</w:t>
      </w:r>
      <w:r w:rsidRPr="008D52F2">
        <w:t xml:space="preserve"> that </w:t>
      </w:r>
      <w:r w:rsidR="009D7D93" w:rsidRPr="008D52F2">
        <w:t xml:space="preserve">1) </w:t>
      </w:r>
      <w:r w:rsidRPr="008D52F2">
        <w:t>shrub</w:t>
      </w:r>
      <w:r w:rsidR="004B064B" w:rsidRPr="008D52F2">
        <w:t xml:space="preserve"> compared to grass </w:t>
      </w:r>
      <w:r w:rsidR="009D7D93" w:rsidRPr="008D52F2">
        <w:t xml:space="preserve">has </w:t>
      </w:r>
      <w:r w:rsidR="004B064B" w:rsidRPr="008D52F2">
        <w:t>more recalcitrant litter containing higher amount of lignin</w:t>
      </w:r>
      <w:r w:rsidR="003128B7" w:rsidRPr="008D52F2">
        <w:t>/lipids</w:t>
      </w:r>
      <w:r w:rsidR="004B064B" w:rsidRPr="008D52F2">
        <w:t xml:space="preserve"> and lower amount of cellulose/hemicellulose and drought alters plant litter chemistry making it more recalcitrant; and 2) 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Pr="008D52F2">
        <w:t>extracellular enzyme assays</w:t>
      </w:r>
      <w:r w:rsidR="003128B7" w:rsidRPr="008D52F2">
        <w:t xml:space="preserve"> to quantity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4" w:name="_590maasvb476" w:colFirst="0" w:colLast="0"/>
      <w:bookmarkEnd w:id="4"/>
    </w:p>
    <w:p w14:paraId="4B941C1B" w14:textId="77777777" w:rsidR="004F5140" w:rsidRDefault="004F5140" w:rsidP="004F5140">
      <w:pPr>
        <w:jc w:val="both"/>
      </w:pPr>
    </w:p>
    <w:p w14:paraId="521737CD" w14:textId="77777777" w:rsidR="004F5140" w:rsidRDefault="004F5140" w:rsidP="004F5140">
      <w:pPr>
        <w:jc w:val="both"/>
      </w:pPr>
    </w:p>
    <w:p w14:paraId="3C41BF14" w14:textId="77777777" w:rsidR="004F5140" w:rsidRDefault="00000000" w:rsidP="004F5140">
      <w:pPr>
        <w:jc w:val="both"/>
        <w:rPr>
          <w:sz w:val="32"/>
          <w:szCs w:val="32"/>
        </w:rPr>
      </w:pPr>
      <w:r w:rsidRPr="004F5140">
        <w:rPr>
          <w:sz w:val="32"/>
          <w:szCs w:val="32"/>
        </w:rPr>
        <w:t>Results</w:t>
      </w:r>
    </w:p>
    <w:p w14:paraId="255A0198" w14:textId="77777777" w:rsidR="004F5140" w:rsidRDefault="004F5140" w:rsidP="004F5140">
      <w:pPr>
        <w:jc w:val="both"/>
        <w:rPr>
          <w:sz w:val="32"/>
          <w:szCs w:val="32"/>
        </w:rPr>
      </w:pPr>
    </w:p>
    <w:p w14:paraId="0F174138" w14:textId="5FC4A61C" w:rsidR="004F5140" w:rsidRDefault="00D679B2" w:rsidP="004F5140">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61489928" w:rsidR="004F5140" w:rsidRPr="004F5140" w:rsidRDefault="00000000" w:rsidP="004F5140">
      <w:pPr>
        <w:jc w:val="both"/>
      </w:pPr>
      <w:r w:rsidRPr="004F5140">
        <w:t>Litter chemistry differ</w:t>
      </w:r>
      <w:r w:rsidR="00F32350" w:rsidRPr="004F5140">
        <w:t>ed</w:t>
      </w:r>
      <w:r w:rsidRPr="004F5140">
        <w:t xml:space="preserve"> between the vegetation types (Figure 1, Table S1). </w:t>
      </w:r>
      <w:r w:rsidR="00F32350" w:rsidRPr="004F5140">
        <w:t>T</w:t>
      </w:r>
      <w:r w:rsidRPr="004F5140">
        <w:t>he carbohydrate ester spectral areas (Table 1, Figure 1h, 1i) are likely associated with hemicellulose and pectins</w:t>
      </w:r>
      <w:r w:rsidR="00F32350" w:rsidRPr="004F5140">
        <w:t xml:space="preserve"> that contain ester groups</w:t>
      </w:r>
      <w:r w:rsidR="0019008F">
        <w:t xml:space="preserve"> </w:t>
      </w:r>
      <w:r w:rsidR="0019008F">
        <w:fldChar w:fldCharType="begin"/>
      </w:r>
      <w:r w:rsidR="0019008F">
        <w:instrText xml:space="preserve"> ADDIN ZOTERO_ITEM CSL_CITATION {"citationID":"pnZQ9i9C","properties":{"formattedCitation":"(26)","plainCitation":"(26)","noteIndex":0},"citationItems":[{"id":9,"uris":["http://zotero.org/users/9539750/items/GXBVBA6B"],"itemData":{"id":9,"type":"chapter","abstract":"Carbohydrate esterases are a group of enzymes which release acyl or alkyl groups attached by ester linkage to carbohydrates. The CAZy database, which classifies enzymes that assemble, modify, and break down carbohydrates and glycoconjugates, classifies all carbohydrate esterases into 16 families. This chapter is an overview of the research for nearly 50 years around the main groups of carbohydrate esterases dealing with the degradation of polysaccharides, their main biochemical and molecular traits, as well as its application for the synthesis of high added value esters.","collection-title":"Methods in Molecular Biology","container-title":"Lipases and Phospholipases: Methods and Protocols","event-place":"New York, NY","ISBN":"978-1-4939-8672-9","language":"en","note":"DOI: 10.1007/978-1-4939-8672-9_2","page":"39-68","publisher":"Springer","publisher-place":"New York, NY","source":"Springer Link","title":"Carbohydrate Esterases: An Overview","title-short":"Carbohydrate Esterases","URL":"https://doi.org/10.1007/978-1-4939-8672-9_2","author":[{"family":"Armendáriz-Ruiz","given":"Mariana"},{"family":"Rodríguez-González","given":"Jorge Alberto"},{"family":"Camacho-Ruíz","given":"Rosa María"},{"family":"Mateos-Díaz","given":"Juan Carlos"}],"editor":[{"family":"Sandoval","given":"Georgina"}],"accessed":{"date-parts":[["2023",2,11]]},"issued":{"date-parts":[["2018"]]}}}],"schema":"https://github.com/citation-style-language/schema/raw/master/csl-citation.json"} </w:instrText>
      </w:r>
      <w:r w:rsidR="0019008F">
        <w:fldChar w:fldCharType="separate"/>
      </w:r>
      <w:r w:rsidR="0019008F" w:rsidRPr="0019008F">
        <w:t>(26)</w:t>
      </w:r>
      <w:r w:rsidR="0019008F">
        <w:fldChar w:fldCharType="end"/>
      </w:r>
      <w:r w:rsidRPr="004F5140">
        <w:t>. 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ranges associated with carbohydrates (Figure 1d, 1h, 1i), indicating that grassland litter had higher overall carbohydrate content than shrub litter. Shrub has higher spectral area associated with C-H methyl and methylene deformation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w:t>
      </w:r>
      <w:r w:rsidR="0019008F">
        <w:t xml:space="preserve"> </w:t>
      </w:r>
      <w:r w:rsidR="0019008F">
        <w:fldChar w:fldCharType="begin"/>
      </w:r>
      <w:r w:rsidR="0019008F">
        <w:instrText xml:space="preserve"> ADDIN ZOTERO_ITEM CSL_CITATION {"citationID":"7up6mpVt","properties":{"formattedCitation":"(27)","plainCitation":"(27)","noteIndex":0},"citationItems":[{"id":7,"uris":["http://zotero.org/users/9539750/items/QLA7FJWZ"],"itemData":{"id":7,"type":"article-journal","abstract":"With rapidly increased interests in biomass, diverse chemical and biological processes have been applied for biomass utilization. Fourier transform infrared (FTIR) analysis has been used for characterizing different types of biomass and their products, including natural and processed biomass. During biomass treatments, some solvents and/or catalysts can be retained and contaminate biomass. In addition, contaminants can be generated by the decomposition of biomass components. Herein, we report FTIR analyses of a series of contaminants, such as various solvents, chemicals, enzymes, and possibly formed degradation by-products in the biomass conversion process along with poplar biomass. This information helps to prevent misunderstanding the FTIR analysis results of the processed biomass.","container-title":"Applied Sciences","DOI":"10.3390/app10124345","ISSN":"2076-3417","issue":"12","language":"en","license":"http://creativecommons.org/licenses/by/3.0/","note":"number: 12\npublisher: Multidisciplinary Digital Publishing Institute","page":"4345","source":"www.mdpi.com","title":"Observation of Potential Contaminants in Processed Biomass Using Fourier Transform Infrared Spectroscopy","volume":"10","author":[{"family":"Zhuang","given":"Jingshun"},{"family":"Li","given":"Mi"},{"family":"Pu","given":"Yunqiao"},{"family":"Ragauskas","given":"Arthur Jonas"},{"family":"Yoo","given":"Chang Geun"}],"issued":{"date-parts":[["2020",1]]}}}],"schema":"https://github.com/citation-style-language/schema/raw/master/csl-citation.json"} </w:instrText>
      </w:r>
      <w:r w:rsidR="0019008F">
        <w:fldChar w:fldCharType="separate"/>
      </w:r>
      <w:r w:rsidR="0019008F" w:rsidRPr="0019008F">
        <w:t>(27)</w:t>
      </w:r>
      <w:r w:rsidR="0019008F">
        <w:fldChar w:fldCharType="end"/>
      </w:r>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w:t>
      </w:r>
      <w:r w:rsidR="0019008F">
        <w:t xml:space="preserve"> </w:t>
      </w:r>
      <w:r w:rsidR="0019008F">
        <w:fldChar w:fldCharType="begin"/>
      </w:r>
      <w:r w:rsidR="004E1841">
        <w:instrText xml:space="preserve"> ADDIN ZOTERO_ITEM CSL_CITATION {"citationID":"JlkFkfWE","properties":{"formattedCitation":"(28)","plainCitation":"(28)","noteIndex":0},"citationItems":[{"id":8,"uris":["http://zotero.org/users/9539750/items/3I6LST2L"],"itemData":{"id":8,"type":"article-journal","abstract":"Bulk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4E1841" w:rsidRPr="004E1841">
        <w:t>(28)</w:t>
      </w:r>
      <w:r w:rsidR="0019008F">
        <w:fldChar w:fldCharType="end"/>
      </w:r>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 This is consistent with our hypothesized difference in recalcitrance between these two litter types. Differences in lignin and carbohydrates between both vegetation types are also consistent with other studies that compared one or two litter species from each of the same vegetation types</w:t>
      </w:r>
      <w:r w:rsidR="004E1841">
        <w:t xml:space="preserve"> </w:t>
      </w:r>
      <w:r w:rsidR="004E1841">
        <w:fldChar w:fldCharType="begin"/>
      </w:r>
      <w:r w:rsidR="004E1841">
        <w:instrText xml:space="preserve"> ADDIN ZOTERO_ITEM CSL_CITATION {"citationID":"Sb670rWl","properties":{"formattedCitation":"(29, 30)","plainCitation":"(29, 30)","noteIndex":0},"citationItems":[{"id":24393,"uris":["http://zotero.org/users/9539750/items/GVBHKBGT"],"itemData":{"id":24393,"type":"article-journal","abstract":"Rates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4E1841">
        <w:rPr>
          <w:rFonts w:ascii="Cambria Math" w:hAnsi="Cambria Math" w:cs="Cambria Math"/>
        </w:rPr>
        <w:instrText>‐</w:instrText>
      </w:r>
      <w:r w:rsidR="004E1841">
        <w:instrText xml:space="preserve"> and low</w:instrText>
      </w:r>
      <w:r w:rsidR="004E1841">
        <w:rPr>
          <w:rFonts w:ascii="Cambria Math" w:hAnsi="Cambria Math" w:cs="Cambria Math"/>
        </w:rPr>
        <w:instrText>‐</w:instrText>
      </w:r>
      <w:r w:rsidR="004E1841">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4E1841">
        <w:rPr>
          <w:rFonts w:ascii="Cambria Math" w:hAnsi="Cambria Math" w:cs="Cambria Math"/>
        </w:rPr>
        <w:instrText>‐</w:instrText>
      </w:r>
      <w:r w:rsidR="004E1841">
        <w:instrText>blocking reduced litter mass loss from 16% to 1% in high</w:instrText>
      </w:r>
      <w:r w:rsidR="004E1841">
        <w:rPr>
          <w:rFonts w:ascii="Cambria Math" w:hAnsi="Cambria Math" w:cs="Cambria Math"/>
        </w:rPr>
        <w:instrText>‐</w:instrText>
      </w:r>
      <w:r w:rsidR="004E1841">
        <w:instrText>lignin litter and from 29% to 17% in low</w:instrText>
      </w:r>
      <w:r w:rsidR="004E1841">
        <w:rPr>
          <w:rFonts w:ascii="Cambria Math" w:hAnsi="Cambria Math" w:cs="Cambria Math"/>
        </w:rPr>
        <w:instrText>‐</w:instrText>
      </w:r>
      <w:r w:rsidR="004E1841">
        <w:instrText>lignin litter. Contrary to our second hypothesis, UV treatment did not have a significant effect on lignin content in either litter type. Instead, UV</w:instrText>
      </w:r>
      <w:r w:rsidR="004E1841">
        <w:rPr>
          <w:rFonts w:ascii="Cambria Math" w:hAnsi="Cambria Math" w:cs="Cambria Math"/>
        </w:rPr>
        <w:instrText>‐</w:instrText>
      </w:r>
      <w:r w:rsidR="004E1841">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E."}],"issued":{"date-parts":[["2019",7,1]]}}}],"schema":"https://github.com/citation-style-language/schema/raw/master/csl-citation.json"} </w:instrText>
      </w:r>
      <w:r w:rsidR="004E1841">
        <w:fldChar w:fldCharType="separate"/>
      </w:r>
      <w:r w:rsidR="004E1841" w:rsidRPr="004E1841">
        <w:t>(29, 30)</w:t>
      </w:r>
      <w:r w:rsidR="004E1841">
        <w:fldChar w:fldCharType="end"/>
      </w:r>
      <w:r w:rsidRPr="004F5140">
        <w:t>.</w:t>
      </w:r>
      <w:r w:rsidR="00D679B2" w:rsidRPr="004F5140">
        <w:t xml:space="preserve"> In our study, the chemical recalcitrance likely plays the most important role in determining rates of decomposition; shrub litter was more recalcitrant and decomposed slower than grass litter</w:t>
      </w:r>
      <w:r w:rsidR="004E1841">
        <w:t xml:space="preserve"> </w:t>
      </w:r>
      <w:r w:rsidR="004E1841">
        <w:fldChar w:fldCharType="begin"/>
      </w:r>
      <w:r w:rsidR="004E1841">
        <w:instrText xml:space="preserve"> ADDIN ZOTERO_ITEM CSL_CITATION {"citationID":"fCddr7vf","properties":{"formattedCitation":"(31)","plainCitation":"(31)","noteIndex":0},"citationItems":[{"id":24363,"uris":["http://zotero.org/users/9539750/items/339L4A5N"],"itemData":{"id":24363,"type":"article-journal","abstract":"Microbes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4E1841">
        <w:fldChar w:fldCharType="separate"/>
      </w:r>
      <w:r w:rsidR="004E1841" w:rsidRPr="004E1841">
        <w:t>(31)</w:t>
      </w:r>
      <w:r w:rsidR="004E1841">
        <w:fldChar w:fldCharType="end"/>
      </w:r>
      <w:r w:rsidR="00D679B2" w:rsidRPr="004F5140">
        <w:t>.</w:t>
      </w:r>
    </w:p>
    <w:p w14:paraId="5674168A" w14:textId="77777777" w:rsidR="004F5140" w:rsidRDefault="004F5140" w:rsidP="004F5140">
      <w:pPr>
        <w:jc w:val="both"/>
        <w:rPr>
          <w:b/>
          <w:bCs/>
          <w:sz w:val="24"/>
          <w:szCs w:val="24"/>
        </w:rPr>
      </w:pPr>
    </w:p>
    <w:p w14:paraId="765AF53E" w14:textId="7B1F8A08" w:rsidR="004F5140" w:rsidRPr="004F5140" w:rsidRDefault="0076527E" w:rsidP="004F5140">
      <w:pPr>
        <w:jc w:val="both"/>
        <w:rPr>
          <w:b/>
          <w:bCs/>
          <w:sz w:val="24"/>
          <w:szCs w:val="24"/>
        </w:rPr>
      </w:pPr>
      <w:r w:rsidRPr="004F5140">
        <w:rPr>
          <w:b/>
          <w:bCs/>
          <w:sz w:val="24"/>
          <w:szCs w:val="24"/>
        </w:rPr>
        <w:lastRenderedPageBreak/>
        <w:t>Significant</w:t>
      </w:r>
      <w:r w:rsidR="00C456CC" w:rsidRPr="004F5140">
        <w:rPr>
          <w:b/>
          <w:bCs/>
          <w:sz w:val="24"/>
          <w:szCs w:val="24"/>
        </w:rPr>
        <w:t xml:space="preserve"> changes in litter chemistry with drought</w:t>
      </w:r>
    </w:p>
    <w:p w14:paraId="10BD8FDE" w14:textId="0E3E2D60" w:rsidR="005B12DA" w:rsidRPr="008D52F2" w:rsidRDefault="00000000" w:rsidP="004F5140">
      <w:pPr>
        <w:jc w:val="both"/>
      </w:pPr>
      <w:r w:rsidRPr="008D52F2">
        <w:t xml:space="preserve">While drought significantly affected litter chemistry of both litter types as shown by an overall precipitation effect over some spectral bands (Table S1), drought had much stronger effects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w:t>
      </w:r>
      <w:r w:rsidR="004E1841">
        <w:t xml:space="preserve"> </w:t>
      </w:r>
      <w:r w:rsidR="004E1841">
        <w:fldChar w:fldCharType="begin"/>
      </w:r>
      <w:r w:rsidR="004E1841">
        <w:instrText xml:space="preserve"> ADDIN ZOTERO_ITEM CSL_CITATION {"citationID":"om0vyOS0","properties":{"formattedCitation":"(13)","plainCitation":"(13)","noteIndex":0},"citationItems":[{"id":29,"uris":["http://zotero.org/users/9539750/items/6LSFTCF6"],"itemData":{"id":29,"type":"article-journal","abstract":"Rates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8D52F2">
        <w:t>. Drought did not affect lignin in either litter type (Figure 1b, Table S1), indicating that drought did not increase the recalcitrance of either litter types. This is inconsistent with the effects of drought predicted by our hypothesis.</w:t>
      </w:r>
    </w:p>
    <w:p w14:paraId="609DDDBF" w14:textId="77777777" w:rsidR="00D679B2" w:rsidRPr="008D52F2" w:rsidRDefault="00D679B2" w:rsidP="004F5140">
      <w:pPr>
        <w:jc w:val="both"/>
      </w:pPr>
    </w:p>
    <w:p w14:paraId="46C4E5B1" w14:textId="78C99FC4" w:rsidR="00C41CBD" w:rsidRDefault="00000000" w:rsidP="00C41CBD">
      <w:pPr>
        <w:jc w:val="both"/>
      </w:pPr>
      <w:r w:rsidRPr="008D52F2">
        <w:t>Amide spectral ranges, which are indicative of proteins, increased over time (Figure 1f, 1g), consistent with increases of protein in litter over time in other systems</w:t>
      </w:r>
      <w:r w:rsidR="004E1841">
        <w:t xml:space="preserve"> </w:t>
      </w:r>
      <w:r w:rsidR="004E1841">
        <w:fldChar w:fldCharType="begin"/>
      </w:r>
      <w:r w:rsidR="004E1841">
        <w:instrText xml:space="preserve"> ADDIN ZOTERO_ITEM CSL_CITATION {"citationID":"sBlvgWCD","properties":{"formattedCitation":"(32)","plainCitation":"(32)","noteIndex":0},"citationItems":[{"id":20817,"uris":["http://zotero.org/users/9539750/items/CFL6TVA8"],"itemData":{"id":20817,"type":"book","event-place":"Berlin,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4E1841">
        <w:fldChar w:fldCharType="separate"/>
      </w:r>
      <w:r w:rsidR="004E1841" w:rsidRPr="004E1841">
        <w:t>(32)</w:t>
      </w:r>
      <w:r w:rsidR="004E1841">
        <w:fldChar w:fldCharType="end"/>
      </w:r>
      <w:r w:rsidRPr="008D52F2">
        <w:t>. Drought increased protein concentration in litter of both types, although the effects were stronger for grass litter than shrub litter (Figure 1f, 1g, Table S1). Increases in nitrogen under drought had previously been observed elsewhere</w:t>
      </w:r>
      <w:r w:rsidR="004E1841">
        <w:t xml:space="preserve"> </w:t>
      </w:r>
      <w:r w:rsidR="004E1841">
        <w:fldChar w:fldCharType="begin"/>
      </w:r>
      <w:r w:rsidR="004E1841">
        <w:instrText xml:space="preserve"> ADDIN ZOTERO_ITEM CSL_CITATION {"citationID":"NG2mRck4","properties":{"formattedCitation":"(20, 21)","plainCitation":"(20, 21)","noteIndex":0},"citationItems":[{"id":35,"uris":["http://zotero.org/users/9539750/items/S7QK4U5H"],"itemData":{"id":35,"type":"article-journal","abstract":"A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4E1841">
        <w:fldChar w:fldCharType="separate"/>
      </w:r>
      <w:r w:rsidR="004E1841" w:rsidRPr="004E1841">
        <w:t>(20, 21)</w:t>
      </w:r>
      <w:r w:rsidR="004E1841">
        <w:fldChar w:fldCharType="end"/>
      </w:r>
      <w:r w:rsidRPr="008D52F2">
        <w:t xml:space="preserve">, including a previous study in the grassland system in this field </w:t>
      </w:r>
      <w:r w:rsidRPr="004F5140">
        <w:t>experiment</w:t>
      </w:r>
      <w:r w:rsidR="004E1841">
        <w:t xml:space="preserve"> </w:t>
      </w:r>
      <w:r w:rsidR="004E1841">
        <w:fldChar w:fldCharType="begin"/>
      </w:r>
      <w:r w:rsidR="004E1841">
        <w:instrText xml:space="preserve"> ADDIN ZOTERO_ITEM CSL_CITATION {"citationID":"KIKD0NlG","properties":{"formattedCitation":"(13)","plainCitation":"(13)","noteIndex":0},"citationItems":[{"id":29,"uris":["http://zotero.org/users/9539750/items/6LSFTCF6"],"itemData":{"id":29,"type":"article-journal","abstract":"Rates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4F5140">
        <w:t>.</w:t>
      </w:r>
      <w:bookmarkStart w:id="5" w:name="_8v3easa0lrzz" w:colFirst="0" w:colLast="0"/>
      <w:bookmarkEnd w:id="5"/>
    </w:p>
    <w:p w14:paraId="19CD1DCE" w14:textId="77777777" w:rsidR="00C41CBD" w:rsidRDefault="00C41CBD" w:rsidP="00C41CBD">
      <w:pPr>
        <w:jc w:val="both"/>
      </w:pPr>
    </w:p>
    <w:p w14:paraId="15DEB89F" w14:textId="0AAC9497" w:rsidR="00C41CBD" w:rsidRPr="00C41CBD" w:rsidRDefault="004F5140" w:rsidP="00C41CBD">
      <w:pPr>
        <w:jc w:val="both"/>
        <w:rPr>
          <w:b/>
          <w:bCs/>
        </w:rPr>
      </w:pPr>
      <w:r w:rsidRPr="00C41CBD">
        <w:rPr>
          <w:b/>
          <w:bCs/>
        </w:rPr>
        <w:t>Decomposition genes not strongly affected by drought</w:t>
      </w:r>
    </w:p>
    <w:p w14:paraId="60819894" w14:textId="7B66E6AA" w:rsidR="00C41CBD" w:rsidRDefault="00000000" w:rsidP="004F5140">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tended to be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that we hypothesized. CAZyme genes for carbohydrates – cellulose, hemicellulose, starch, polysaccharides, and oligosaccharides – were not affected by drought in either ecosystem (Figure 2c-f, 2</w:t>
      </w:r>
      <w:ins w:id="6" w:author="Brian Chung" w:date="2025-10-17T00:49:00Z" w16du:dateUtc="2025-10-17T07:49:00Z">
        <w:r w:rsidR="00470789">
          <w:t>h</w:t>
        </w:r>
      </w:ins>
      <w:del w:id="7" w:author="Brian Chung" w:date="2025-10-17T00:49:00Z" w16du:dateUtc="2025-10-17T07:49:00Z">
        <w:r w:rsidRPr="004F5140" w:rsidDel="00470789">
          <w:delText>i</w:delText>
        </w:r>
      </w:del>
      <w:r w:rsidRPr="004F5140">
        <w:t xml:space="preserve">, Table S1) whether drought decreased carbohydrate fractions – as in grassland litter – or not – as in shrub litter (Figure 1d, </w:t>
      </w:r>
      <w:del w:id="8" w:author="Brian Chung" w:date="2025-10-17T00:50:00Z" w16du:dateUtc="2025-10-17T07:50:00Z">
        <w:r w:rsidRPr="004F5140" w:rsidDel="00470789">
          <w:delText xml:space="preserve">1h, </w:delText>
        </w:r>
      </w:del>
      <w:r w:rsidRPr="004F5140">
        <w:t xml:space="preserve">1i, Table S1). Lignin-related genes decreased in abundance under drought across both systems (Figure 2g) despite drought not affecting lignin fractions in litter (Figure 1b, Table S1). While these results do not necessarily preclude indirect effects of drought on lignin genes predicted by the litter chemistry hypothesis, they </w:t>
      </w:r>
      <w:r w:rsidR="00422690" w:rsidRPr="004F5140">
        <w:t>could indicate</w:t>
      </w:r>
      <w:r w:rsidRPr="004F5140">
        <w:t xml:space="preserve"> </w:t>
      </w:r>
      <w:r w:rsidR="00422690" w:rsidRPr="004F5140">
        <w:t>a</w:t>
      </w:r>
      <w:r w:rsidRPr="004F5140">
        <w:t xml:space="preserve"> direct effect of drought on lignin genes.</w:t>
      </w:r>
      <w:r w:rsidR="00C41CBD">
        <w:t xml:space="preserve"> </w:t>
      </w:r>
    </w:p>
    <w:p w14:paraId="08132A20" w14:textId="77777777" w:rsidR="00C41CBD" w:rsidRDefault="00C41CBD" w:rsidP="004F5140">
      <w:pPr>
        <w:jc w:val="both"/>
      </w:pPr>
    </w:p>
    <w:p w14:paraId="5D865D67" w14:textId="77777777" w:rsidR="00C41CBD" w:rsidRDefault="00C456CC" w:rsidP="004F5140">
      <w:pPr>
        <w:jc w:val="both"/>
      </w:pPr>
      <w:r w:rsidRPr="004F5140">
        <w:rPr>
          <w:b/>
          <w:bCs/>
          <w:sz w:val="24"/>
          <w:szCs w:val="24"/>
        </w:rPr>
        <w:t>Patterns of community succession with decomposition</w:t>
      </w:r>
    </w:p>
    <w:p w14:paraId="687EAD2A" w14:textId="77777777" w:rsidR="00C41CBD" w:rsidRDefault="00000000" w:rsidP="004F5140">
      <w:pPr>
        <w:jc w:val="both"/>
      </w:pPr>
      <w:r w:rsidRPr="008D52F2">
        <w:t xml:space="preserve">CAZyme gene abundances related to cellulose, polysaccharides, and oligosaccharides decreased over time (Figure 2c, 2f, 2h) while CAZyme genes </w:t>
      </w:r>
      <w:r w:rsidR="00422690" w:rsidRPr="008D52F2">
        <w:t xml:space="preserve">abundance </w:t>
      </w:r>
      <w:r w:rsidRPr="008D52F2">
        <w:t xml:space="preserve">related to hemicellulose and starch increased over time,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(Figure 3). Taxonomic diversity increased over time </w:t>
      </w:r>
      <w:r w:rsidR="00C456CC" w:rsidRPr="008D52F2">
        <w:t>in</w:t>
      </w:r>
      <w:r w:rsidRPr="008D52F2">
        <w:t xml:space="preserve"> both systems (Figure 3a) while fungal:bacterial ratios decreased over time in both systems (Figure 3b). These changes in composition also corresponded with temporal trends in CAZyme genes involved in microbial cell </w:t>
      </w:r>
      <w:r w:rsidRPr="008D52F2">
        <w:lastRenderedPageBreak/>
        <w:t>wall metabolism. Gene abundance for peptidoglycan metabolism increased over time (Figure 2a) while chitin genes decreased over time in both systems (Figure 2b).</w:t>
      </w:r>
      <w:bookmarkStart w:id="9" w:name="_tptmmep0xaov" w:colFirst="0" w:colLast="0"/>
      <w:bookmarkEnd w:id="9"/>
      <w:r w:rsidR="00C41CBD">
        <w:t xml:space="preserve"> </w:t>
      </w:r>
    </w:p>
    <w:p w14:paraId="70D3A729" w14:textId="77777777" w:rsidR="00C41CBD" w:rsidRDefault="00C41CBD" w:rsidP="004F5140">
      <w:pPr>
        <w:jc w:val="both"/>
      </w:pPr>
    </w:p>
    <w:p w14:paraId="580D47C5" w14:textId="77777777" w:rsidR="00C41CBD" w:rsidRDefault="00000000" w:rsidP="004F5140">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36DD04C8" w:rsidR="005B12DA" w:rsidRPr="008D52F2" w:rsidRDefault="00000000" w:rsidP="004F5140">
      <w:pPr>
        <w:jc w:val="both"/>
      </w:pPr>
      <w:r w:rsidRPr="008D52F2">
        <w:t xml:space="preserve">Enzyme activity tended to be higher in grassland than shrub (Figure 4), with statistically significant differences for the enzymes </w:t>
      </w:r>
      <w:r w:rsidR="00104E77" w:rsidRPr="00104E77">
        <w:t xml:space="preserve">Cellobiohydrolase </w:t>
      </w:r>
      <w:r w:rsidRPr="008D52F2">
        <w:t xml:space="preserve">and </w:t>
      </w:r>
      <w:r w:rsidR="00104E77">
        <w:t xml:space="preserve">N-acetyl-β-D-Glucosaminidase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 xml:space="preserve">β-xylosidase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2F2D2A07" w14:textId="2B19B01C" w:rsidR="00C41CBD" w:rsidRPr="00C41CBD" w:rsidRDefault="00000000" w:rsidP="006A2EA1">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resulted in the lack of treatment effects</w:t>
      </w:r>
      <w:r w:rsidRPr="008D52F2">
        <w:t>. This does not support the indirect effect of drought predicted by the litter chemistry hypothesis, as activity of carbohydrate enzymes remained unchanged under drought (Figure 4a-d, 4g) whether carbohydrate fractions decreased – as in grassland litter – or remain unchanged – as in shrub litter (Figure 1d, 1h, 1i).</w:t>
      </w:r>
      <w:bookmarkStart w:id="10" w:name="_r5crx9e6zah9" w:colFirst="0" w:colLast="0"/>
      <w:bookmarkEnd w:id="10"/>
    </w:p>
    <w:p w14:paraId="3A7B306A" w14:textId="10873C9E" w:rsidR="005B12DA" w:rsidRPr="008D52F2" w:rsidRDefault="00000000" w:rsidP="004F5140">
      <w:pPr>
        <w:pStyle w:val="Heading1"/>
        <w:jc w:val="both"/>
      </w:pPr>
      <w:r w:rsidRPr="008D52F2">
        <w:t>Discussion</w:t>
      </w:r>
    </w:p>
    <w:p w14:paraId="7A75128B" w14:textId="77777777" w:rsidR="00751FE5" w:rsidRPr="008D52F2" w:rsidRDefault="00751FE5" w:rsidP="004F5140">
      <w:pPr>
        <w:jc w:val="both"/>
      </w:pPr>
    </w:p>
    <w:p w14:paraId="19D3E18F" w14:textId="094FBC8F" w:rsidR="00751FE5" w:rsidRPr="00C41CBD" w:rsidRDefault="00751FE5" w:rsidP="004F5140">
      <w:pPr>
        <w:jc w:val="both"/>
        <w:rPr>
          <w:b/>
          <w:bCs/>
          <w:sz w:val="24"/>
          <w:szCs w:val="24"/>
        </w:rPr>
      </w:pPr>
      <w:r w:rsidRPr="00C41CBD">
        <w:rPr>
          <w:b/>
          <w:bCs/>
          <w:sz w:val="24"/>
          <w:szCs w:val="24"/>
        </w:rPr>
        <w:t xml:space="preserve">Induction of enzymes by their substrates </w:t>
      </w:r>
    </w:p>
    <w:p w14:paraId="7E2A4A41" w14:textId="32B14E5D" w:rsidR="00751FE5" w:rsidRPr="008D52F2" w:rsidRDefault="00751FE5" w:rsidP="004F5140">
      <w:pPr>
        <w:jc w:val="both"/>
      </w:pPr>
      <w:r w:rsidRPr="008D52F2">
        <w:t>Resource acquisition trait</w:t>
      </w:r>
      <w:r w:rsidR="00437536" w:rsidRPr="008D52F2">
        <w:t xml:space="preserve">s </w:t>
      </w:r>
      <w:r w:rsidRPr="008D52F2">
        <w:t>and litter chemistry differed between both systems as predicted by our hypothesis. We observed higher CAZyme gene abundance and carbohydrate-degrading enzyme activity in grass litter than in shrub litter (Figures 2d, 2h, 4a-d, 4g). Because grassland litter tended to have higher carbohydrate content than shrub litter (Figure 1d, 1h, 1i), these results are consistent with the induction of enzymes by their substrates</w:t>
      </w:r>
      <w:r w:rsidR="004E1841">
        <w:t xml:space="preserve"> </w:t>
      </w:r>
      <w:r w:rsidR="004E1841">
        <w:fldChar w:fldCharType="begin"/>
      </w:r>
      <w:r w:rsidR="004E1841">
        <w:instrText xml:space="preserve"> ADDIN ZOTERO_ITEM CSL_CITATION {"citationID":"5xc2z4cS","properties":{"formattedCitation":"(33, 34)","plainCitation":"(33, 34)","noteIndex":0},"citationItems":[{"id":168,"uris":["http://zotero.org/users/9539750/items/CUJZIR97"],"itemData":{"id":168,"type":"chapter","abstract":"Extracellular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id":20902,"uris":["http://zotero.org/users/9539750/items/MZI7DNS6"],"itemData":{"id":20902,"type":"article-journal","container-title":"Soil Biology and Biochemistry","DOI":"10.1016/j.soilbio.2014.08.021","ISSN":"00380717","journalAbbreviation":"Soil Biology and Biochemistry","language":"en","page":"43-49","source":"DOI.org (Crossref)","title":"Substrate concentration constraints on microbial decomposition","volume":"79","author":[{"family":"Allison","given":"Steven D."},{"family":"Chacon","given":"Stephany S."},{"family":"German","given":"Donovan P."}],"issued":{"date-parts":[["2014",12]]}}}],"schema":"https://github.com/citation-style-language/schema/raw/master/csl-citation.json"} </w:instrText>
      </w:r>
      <w:r w:rsidR="004E1841">
        <w:fldChar w:fldCharType="separate"/>
      </w:r>
      <w:r w:rsidR="004E1841" w:rsidRPr="004E1841">
        <w:t>(33, 34)</w:t>
      </w:r>
      <w:r w:rsidR="004E1841">
        <w:fldChar w:fldCharType="end"/>
      </w:r>
      <w:r w:rsidRPr="008D52F2">
        <w:t xml:space="preserve"> and positive associations between CAZyme genes and their substrates that had been observed elsewhere</w:t>
      </w:r>
      <w:r w:rsidR="004E1841">
        <w:t xml:space="preserve"> </w:t>
      </w:r>
      <w:r w:rsidR="004E1841">
        <w:fldChar w:fldCharType="begin"/>
      </w:r>
      <w:r w:rsidR="004E1841">
        <w:instrText xml:space="preserve"> ADDIN ZOTERO_ITEM CSL_CITATION {"citationID":"IV8p79q2","properties":{"formattedCitation":"(35, 36)","plainCitation":"(35, 36)","noteIndex":0},"citationItems":[{"id":24133,"uris":["http://zotero.org/users/9539750/items/RIF9JGCT"],"itemData":{"id":24133,"type":"article-journal","abstract":"Incorporation of crop residues is essential to enhance soil organic matter in arable ecosystems. Here, we monitored the dynamics of cellulose and lignin, the most abundant constituents of plant residues, and their relationships with enzyme activities, microbial gene abundances and soil properties after 13-year long-term and one-year short-term crop straw incorporation into upland and upland-paddy soils in a field-based experiment. Lignin, rather than cellulose, accumulated in both soils following straw incorporation. Cellulose was almost completely converted into non-cellulose forms within 6 and 3 months after straw incorporation into upland and upland-paddy rotation soils, respectively. Whereas, lignin accumulated at the rate of 129 and 137 mg kg−1 yr−1 within 13 years’ straw incorporation in upland and upland-paddy rotation, respectively. The predominance of recalcitrant vanillyl monomers in upland-paddy rotation indicated a high stability of lignin. Structural equation models revealed that the key factor driving cellulose and lignin dynamics was available nitrogen, followed by enzymes activities (cellobiohydrolases and laccases) and functional genes abundances (cbhI and laccase-like) as mediated by soil pH. Our findings highlighted that upland might have higher carbon sequestration rate, whereas upland-paddy rotation system was more beneficial for accumulation of recalcitrant organic fractions under crop residue incorporation.","container-title":"Scientific Reports","DOI":"10.1038/s41598-018-20134-5","ISSN":"2045-2322","issue":"1","journalAbbreviation":"Sci Rep","language":"en","license":"2018 The Author(s)","note":"publisher: Nature Publishing Group","page":"1633","source":"www.nature.com","title":"Lignin and cellulose dynamics with straw incorporation in two contrasting cropping soils","volume":"8","author":[{"family":"Chen","given":"Xiangbi"},{"family":"Hu","given":"Yajun"},{"family":"Feng","given":"Shuzhen"},{"family":"Rui","given":"Yichao"},{"family":"Zhang","given":"Zhenhua"},{"family":"He","given":"Hongbo"},{"family":"He","given":"Xinhua"},{"family":"Ge","given":"Tida"},{"family":"Wu","given":"Jinshui"},{"family":"Su","given":"Yirong"}],"issued":{"date-parts":[["2018",1,26]]}}},{"id":20814,"uris":["http://zotero.org/users/9539750/items/4LMIIBE7"],"itemData":{"id":20814,"type":"article-journal","abstract":"Combatting desertification through vegetation restoration holds significant potential for soil carbon sequestration. However, understanding the effects of different restoration types on soil organic carbon component and the role of carbohydrate-active enzymes (CAZymes) remains limited. This study assessed soils from four distinct vegetation types, namely grassland desert (GD), desert steppe (DS), typical steppe (TS), and artificial forest (AF), in the eastern part of the Mu Us Desert, China, examining physicochemical properties, carbon chemical composition, microbial community composition, and CAZyme gene abundance. Our research findings demonstrated that TS restoration significantly increased the content of various soil organic carbon (SOC) components. Compared to other vegetation types, the proportion of recalcitrant carbon (20–22%) was notably higher and exhibited a strong correlation with lignin and peptidoglycan, as determined by the analysis of CAZyme subfamily composition. GD and DS soils showed enrichment in cellulose and hemicellulose-decomposing CAZymes, leading to higher polysaccharide and aliphatic carbon levels. Significant changes were observed in the methyl carbon component amidst the decomposition of varied organic matter types, correlating strongly with Proteobacteria and Acidobacteria abundances. Our research elucidates the influence of distinct vegetation types on sandy soil carbon sequestration and stabilization, highlighting the crucial function of microbial communities and their CAZyme activities. These insights can guide enhanced land management strategies for improved carbon dynamics in arid ecosystems.","container-title":"Geoderma","DOI":"10.1016/j.geoderma.2024.117109","ISSN":"0016-7061","journalAbbreviation":"Geoderma","page":"117109","source":"ScienceDirect","title":"The CAZyme family regulates the changes in soil organic carbon composition during vegetation restoration in the Mu Us desert","volume":"452","author":[{"family":"Yu","given":"Zhouchang"},{"family":"Zhang","given":"Wei"},{"family":"He","given":"Hongqiang"},{"family":"Li","given":"Yanrong"},{"family":"Xie","given":"Zhiguo"},{"family":"Sailike","given":"AHejiang"},{"family":"Hao","given":"Hongjian"},{"family":"Tian","given":"Xingfang"},{"family":"Sun","given":"Lin"},{"family":"Liang","given":"Yujie"},{"family":"Fu","given":"Rong"},{"family":"Yang","given":"Peizhi"}],"issued":{"date-parts":[["2024",12,1]]}}}],"schema":"https://github.com/citation-style-language/schema/raw/master/csl-citation.json"} </w:instrText>
      </w:r>
      <w:r w:rsidR="004E1841">
        <w:fldChar w:fldCharType="separate"/>
      </w:r>
      <w:r w:rsidR="004E1841" w:rsidRPr="004E1841">
        <w:t>(35, 36)</w:t>
      </w:r>
      <w:r w:rsidR="004E1841">
        <w:fldChar w:fldCharType="end"/>
      </w:r>
      <w:r w:rsidRPr="008D52F2">
        <w:t xml:space="preserve">. </w:t>
      </w:r>
    </w:p>
    <w:p w14:paraId="4ED777BE" w14:textId="77777777" w:rsidR="00751FE5" w:rsidRPr="008D52F2" w:rsidRDefault="00751FE5" w:rsidP="004F5140">
      <w:pPr>
        <w:jc w:val="both"/>
      </w:pPr>
    </w:p>
    <w:p w14:paraId="22FD321E" w14:textId="220F3BFA" w:rsidR="005B12DA" w:rsidRPr="008D52F2" w:rsidRDefault="00000000" w:rsidP="004F5140">
      <w:pPr>
        <w:jc w:val="both"/>
      </w:pPr>
      <w:r w:rsidRPr="008D52F2">
        <w:t>In addition, grass litter has a lower lignin fraction than shrub litter (Figure 1b). Enzyme V</w:t>
      </w:r>
      <w:r w:rsidRPr="008D52F2">
        <w:rPr>
          <w:vertAlign w:val="subscript"/>
        </w:rPr>
        <w:t>max</w:t>
      </w:r>
      <w:r w:rsidRPr="008D52F2">
        <w:t xml:space="preserve"> had previously been found to be negatively associated with lignin</w:t>
      </w:r>
      <w:r w:rsidR="004E1841">
        <w:t xml:space="preserve"> </w:t>
      </w:r>
      <w:r w:rsidR="004E1841">
        <w:fldChar w:fldCharType="begin"/>
      </w:r>
      <w:r w:rsidR="004E1841">
        <w:instrText xml:space="preserve"> ADDIN ZOTERO_ITEM CSL_CITATION {"citationID":"nuFPTaad","properties":{"formattedCitation":"(37)","plainCitation":"(37)","noteIndex":0},"citationItems":[{"id":20669,"uris":["http://zotero.org/users/9539750/items/CT6LIIGS"],"itemData":{"id":20669,"type":"article-journal","abstract":"Litter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4E1841">
        <w:fldChar w:fldCharType="separate"/>
      </w:r>
      <w:r w:rsidR="004E1841" w:rsidRPr="004E1841">
        <w:t>(37)</w:t>
      </w:r>
      <w:r w:rsidR="004E1841">
        <w:fldChar w:fldCharType="end"/>
      </w:r>
      <w:r w:rsidRPr="008D52F2">
        <w:t xml:space="preserve">. Microbes that specialize on lignin degradation </w:t>
      </w:r>
      <w:r w:rsidR="00751FE5" w:rsidRPr="008D52F2">
        <w:t>possess more</w:t>
      </w:r>
      <w:r w:rsidRPr="008D52F2">
        <w:t xml:space="preserve"> genes that function in cell signaling pathways rather than hydrolytic enzymes</w:t>
      </w:r>
      <w:r w:rsidR="004E1841">
        <w:t xml:space="preserve"> </w:t>
      </w:r>
      <w:r w:rsidR="004E1841">
        <w:fldChar w:fldCharType="begin"/>
      </w:r>
      <w:r w:rsidR="004E1841">
        <w:instrText xml:space="preserve"> ADDIN ZOTERO_ITEM CSL_CITATION {"citationID":"xvAQHVXH","properties":{"formattedCitation":"(38)","plainCitation":"(38)","noteIndex":0},"citationItems":[{"id":20688,"uris":["http://zotero.org/users/9539750/items/PF772BWR"],"itemData":{"id":20688,"type":"article-journal","abstract":"Abstract\n            \n              Niche differentiation among species is a key mechanism by which biodiversity may be linked to ecosystem function. We tested a set of widely invoked hypotheses about the extent of niche differentiation in one of the most diverse communities on Earth, decomposer microorganisms, by measuring their response to changes in three abundant litter resources: lignin, cellulose, and nitrogen (N). To do this, we used the model system\n              Arabidopsis thaliana\n              to manipulate lignin, cellulose, and N availability and then used high</w:instrText>
      </w:r>
      <w:r w:rsidR="004E1841">
        <w:rPr>
          <w:rFonts w:ascii="Cambria Math" w:hAnsi="Cambria Math" w:cs="Cambria Math"/>
        </w:rPr>
        <w:instrText>‐</w:instrText>
      </w:r>
      <w:r w:rsidR="004E1841">
        <w:instrText xml:space="preserve">throughput sequencing to measure the response of microbial communities during decay. Resequencing the decomposer communities after incubation of decomposed litter with pure substrates showed that groups of species had unique substrate use profiles, such that species organized into functional “guilds” of decomposers that were associated with individual litter chemicals. Low concentrations of lignin, cellulose, or N in the litter caused unique shifts in decomposer community composition after 1 yr of decay. Low cellulose plants had low levels of fungi in all decomposer guilds, low lignin plants had high levels of fungi in all decomposer guilds, and low N plants had low levels of fungi in decomposer guilds associated with sucrose and lignin. The relative abundance of decomposer guilds correlated with the total loss of individual litter chemicals during litter decay in the field. In addition, N fertilization shifted decomposer communities during both the early and later stages of decay to those dominated by decomposers in the cellulose guild. Our results contrast the assumption that major carbon (C) and N degradation mechanisms are uniform across whole decomposer communities and instead suggest that decomposition arises from complementarity among groups of metabolically distinct taxa.","container-title":"Ecological Monographs","DOI":"10.1002/ecm.1303","ISSN":"0012-9615, 1557-7015","issue":"3","journalAbbreviation":"Ecological Monographs","language":"en","page":"429-444","source":"DOI.org (Crossref)","title":"Litter chemistry influences decomposition through activity of specific microbial functional guilds","volume":"88","author":[{"family":"Bhatnagar","given":"Jennifer M."},{"family":"Peay","given":"Kabir G."},{"family":"Treseder","given":"Kathleen K."}],"issued":{"date-parts":[["2018",8]]}}}],"schema":"https://github.com/citation-style-language/schema/raw/master/csl-citation.json"} </w:instrText>
      </w:r>
      <w:r w:rsidR="004E1841">
        <w:fldChar w:fldCharType="separate"/>
      </w:r>
      <w:r w:rsidR="004E1841" w:rsidRPr="004E1841">
        <w:t>(38)</w:t>
      </w:r>
      <w:r w:rsidR="004E1841">
        <w:fldChar w:fldCharType="end"/>
      </w:r>
      <w:r w:rsidRPr="008D52F2">
        <w:t>, corresponding with the grassland microbial community having higher abundance of hemicellulose and oligosaccharide CAZyme genes (Figure 2d, 2h) and higher carbohydrate-degrading enzyme Vmax than the shrub microbial community (Figure 4a-d, 4g). Lignin also adsorbs hydrolases</w:t>
      </w:r>
      <w:r w:rsidR="004E1841">
        <w:t xml:space="preserve"> </w:t>
      </w:r>
      <w:r w:rsidR="004E1841">
        <w:fldChar w:fldCharType="begin"/>
      </w:r>
      <w:r w:rsidR="004E1841">
        <w:instrText xml:space="preserve"> ADDIN ZOTERO_ITEM CSL_CITATION {"citationID":"YU4iZ6pn","properties":{"formattedCitation":"(39, 40)","plainCitation":"(39, 40)","noteIndex":0},"citationItems":[{"id":20901,"uris":["http://zotero.org/users/9539750/items/554DQBGP"],"itemData":{"id":20901,"type":"article-journal","container-title":"Biotechnology Advances","DOI":"10.1016/j.biotechadv.2017.03.010","ISSN":"07349750","issue":"4","journalAbbreviation":"Biotechnology Advances","language":"en","page":"466-489","source":"DOI.org (Crossref)","title":"Lignin-enzyme interaction: Mechanism, mitigation approach, modeling, and research prospects","title-short":"Lignin-enzyme interaction","volume":"35","author":[{"family":"Li","given":"Xiang"},{"family":"Zheng","given":"Yi"}],"issued":{"date-parts":[["2017",7]]}}},{"id":23514,"uris":["http://zotero.org/users/9539750/items/JJBBDQHR"],"itemData":{"id":23514,"type":"article-journal","abstract":"Abstract\n            The influence of the residual lignin remaining in the cellulosic rich component of pretreated lignocellulosic substrates on subsequent enzymatic hydrolysis was assessed. Twelve lignin preparations were isolated by two isolation methods (protease treated lignin (PTL) and cellulolytic enzymatic lignin (CEL)) from three types of biomass (corn stover, poplar, and lodgepole pine) that had been pretreated by two processes (steam and organosolv pretreatments). Comparative analysis of the isolated lignin showed that the CEL contained lower amounts of carbohydrates and protein than did the PTL and that the isolated lignin from corn stover contained more carbohydrates than did the lignin derived from the poplar and lodgepole pine. The lower yields of acid insoluble lignin (AIL) obtained from the corn stover when using the PTL method indicated that the lignin from the corn stover had a higher hydrophilicity than did the lignin from the poplar and lodgepole pine. The isolated lignin preparations were added to the reaction mixture containing crystalline cellulose (Avicel) and their possible effects on enzymatic hydrolysis were assessed. It was apparent that the lignin isolated from lodgepole pine and steam pretreated poplar decreased the hydrolysis yields of Avicel, whereas the other isolated lignins did not appear to decrease the hydrolysis yields significantly. The hydrolysis yields of the pretreated lignocellulose and those of Avicel containing the PTL showed good correlation, indicating that the nature of the residual lignin obtained after pretreatment significantly influenced hydrolysis. Biotechnol. Bioeng. 2010;105: 871–879. © 2009 Wiley Periodicals, Inc.","container-title":"Biotechnology and Bioengineering","DOI":"10.1002/bit.22626","ISSN":"0006-3592, 1097-0290","issue":"5","journalAbbreviation":"Biotech &amp; Bioengineering","language":"en","license":"http://onlinelibrary.wiley.com/termsAndConditions#vor","page":"871-879","source":"DOI.org (Crossref)","title":"The effect of isolated lignins, obtained from a range of pretreated lignocellulosic substrates, on enzymatic hydrolysis","volume":"105","author":[{"family":"Nakagame","given":"Seiji"},{"family":"Chandra","given":"Richard P."},{"family":"Saddler","given":"Jack N."}],"issued":{"date-parts":[["2010",4]]}}}],"schema":"https://github.com/citation-style-language/schema/raw/master/csl-citation.json"} </w:instrText>
      </w:r>
      <w:r w:rsidR="004E1841">
        <w:fldChar w:fldCharType="separate"/>
      </w:r>
      <w:r w:rsidR="004E1841" w:rsidRPr="004E1841">
        <w:t>(39, 40)</w:t>
      </w:r>
      <w:r w:rsidR="004E1841">
        <w:fldChar w:fldCharType="end"/>
      </w:r>
      <w:r w:rsidRPr="008D52F2">
        <w:t>, likely decreasing enzymatic breakdown which reduces concentrations of substrates and intermediate degradation products that induce enzyme production</w:t>
      </w:r>
      <w:r w:rsidR="004E1841">
        <w:t xml:space="preserve"> </w:t>
      </w:r>
      <w:r w:rsidR="004E1841">
        <w:fldChar w:fldCharType="begin"/>
      </w:r>
      <w:r w:rsidR="004E1841">
        <w:instrText xml:space="preserve"> ADDIN ZOTERO_ITEM CSL_CITATION {"citationID":"r5czjQOs","properties":{"formattedCitation":"(33)","plainCitation":"(33)","noteIndex":0},"citationItems":[{"id":168,"uris":["http://zotero.org/users/9539750/items/CUJZIR97"],"itemData":{"id":168,"type":"chapter","abstract":"Extracellular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P."}],"editor":[{"family":"Shukla","given":"Girish"},{"family":"Varma","given":"Ajit"}],"accessed":{"date-parts":[["2023",4,1]]},"issued":{"date-parts":[["2011"]]}}}],"schema":"https://github.com/citation-style-language/schema/raw/master/csl-citation.json"} </w:instrText>
      </w:r>
      <w:r w:rsidR="004E1841">
        <w:fldChar w:fldCharType="separate"/>
      </w:r>
      <w:r w:rsidR="004E1841" w:rsidRPr="004E1841">
        <w:t>(33)</w:t>
      </w:r>
      <w:r w:rsidR="004E1841">
        <w:fldChar w:fldCharType="end"/>
      </w:r>
      <w:r w:rsidRPr="008D52F2">
        <w:t>, further contributing to the gaps in Vmax between the shrub and grass litter microbial communities. The higher enzyme activity and CAZyme genes likely explained the faster decomposition rates of grassland litter that ha</w:t>
      </w:r>
      <w:r w:rsidR="00751FE5" w:rsidRPr="008D52F2">
        <w:t>s</w:t>
      </w:r>
      <w:r w:rsidRPr="008D52F2">
        <w:t xml:space="preserve"> been observed in this site</w:t>
      </w:r>
      <w:r w:rsidR="004E1841">
        <w:t xml:space="preserve"> </w:t>
      </w:r>
      <w:r w:rsidR="004E1841">
        <w:fldChar w:fldCharType="begin"/>
      </w:r>
      <w:r w:rsidR="004E1841">
        <w:instrText xml:space="preserve"> ADDIN ZOTERO_ITEM CSL_CITATION {"citationID":"PTXbHLvr","properties":{"formattedCitation":"(31)","plainCitation":"(31)","noteIndex":0},"citationItems":[{"id":24363,"uris":["http://zotero.org/users/9539750/items/339L4A5N"],"itemData":{"id":24363,"type":"article-journal","abstract":"Microbes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4E1841">
        <w:fldChar w:fldCharType="separate"/>
      </w:r>
      <w:r w:rsidR="004E1841" w:rsidRPr="004E1841">
        <w:t>(31)</w:t>
      </w:r>
      <w:r w:rsidR="004E1841">
        <w:fldChar w:fldCharType="end"/>
      </w:r>
      <w:r w:rsidRPr="008D52F2">
        <w:t>.</w:t>
      </w:r>
    </w:p>
    <w:p w14:paraId="49362A56" w14:textId="77777777" w:rsidR="00751FE5" w:rsidRPr="008D52F2" w:rsidRDefault="00751FE5" w:rsidP="004F5140">
      <w:pPr>
        <w:jc w:val="both"/>
      </w:pPr>
    </w:p>
    <w:p w14:paraId="6D956908" w14:textId="742A52DC" w:rsidR="00987D7B" w:rsidRPr="00C41CBD" w:rsidRDefault="00987D7B" w:rsidP="004F5140">
      <w:pPr>
        <w:jc w:val="both"/>
        <w:rPr>
          <w:b/>
          <w:bCs/>
          <w:sz w:val="24"/>
          <w:szCs w:val="24"/>
        </w:rPr>
      </w:pPr>
      <w:r w:rsidRPr="00C41CBD">
        <w:rPr>
          <w:b/>
          <w:bCs/>
          <w:sz w:val="24"/>
          <w:szCs w:val="24"/>
        </w:rPr>
        <w:t>Microbial succession and necromass recycling</w:t>
      </w:r>
    </w:p>
    <w:p w14:paraId="66787A0B" w14:textId="56589F83" w:rsidR="005B12DA" w:rsidRDefault="00000000" w:rsidP="004F5140">
      <w:pPr>
        <w:jc w:val="both"/>
      </w:pPr>
      <w:r w:rsidRPr="008D52F2">
        <w:lastRenderedPageBreak/>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1b),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r w:rsidRPr="008D52F2">
        <w:t>necromass</w:t>
      </w:r>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to recycle their cell walls in the process of cell growth</w:t>
      </w:r>
      <w:r w:rsidR="004E1841">
        <w:t xml:space="preserve"> </w:t>
      </w:r>
      <w:r w:rsidR="004E1841">
        <w:fldChar w:fldCharType="begin"/>
      </w:r>
      <w:r w:rsidR="004E1841">
        <w:instrText xml:space="preserve"> ADDIN ZOTERO_ITEM CSL_CITATION {"citationID":"lhgMeouB","properties":{"formattedCitation":"(41)","plainCitation":"(41)","noteIndex":0},"citationItems":[{"id":20823,"uris":["http://zotero.org/users/9539750/items/U6LIA37I"],"itemData":{"id":20823,"type":"article-journal","container-title":"Applied Microbiology and Biotechnology","DOI":"10.1007/s00253-011-3486-x","ISSN":"0175-7598, 1432-0614","issue":"1","journalAbbreviation":"Appl Microbiol Biotechnol","language":"en","license":"http://www.springer.com/tdm","page":"1-11","source":"DOI.org (Crossref)","title":"Peptidoglycan turnover and recycling in Gram-positive bacteria","volume":"92","author":[{"family":"Reith","given":"Jan"},{"family":"Mayer","given":"Christoph"}],"issued":{"date-parts":[["2011",10]]}}}],"schema":"https://github.com/citation-style-language/schema/raw/master/csl-citation.json"} </w:instrText>
      </w:r>
      <w:r w:rsidR="004E1841">
        <w:fldChar w:fldCharType="separate"/>
      </w:r>
      <w:r w:rsidR="004E1841" w:rsidRPr="004E1841">
        <w:t>(41)</w:t>
      </w:r>
      <w:r w:rsidR="004E1841">
        <w:fldChar w:fldCharType="end"/>
      </w:r>
      <w:r w:rsidR="00987D7B" w:rsidRPr="008D52F2">
        <w:t xml:space="preserve"> which could also explain the increase over time. </w:t>
      </w:r>
      <w:r w:rsidRPr="008D52F2">
        <w:t>Decreasing chitin gene abundance is consistent with decreasing abundance of bacteria that decompose fungal cell walls</w:t>
      </w:r>
      <w:r w:rsidR="004E1841">
        <w:t xml:space="preserve"> </w:t>
      </w:r>
      <w:r w:rsidR="004E1841">
        <w:fldChar w:fldCharType="begin"/>
      </w:r>
      <w:r w:rsidR="004E1841">
        <w:instrText xml:space="preserve"> ADDIN ZOTERO_ITEM CSL_CITATION {"citationID":"Wj8U2EIf","properties":{"formattedCitation":"(42)","plainCitation":"(42)","noteIndex":0},"citationItems":[{"id":20603,"uris":["http://zotero.org/users/9539750/items/TENHEQGQ"],"itemData":{"id":20603,"type":"article-journal","container-title":"FEMS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Boer","given":"Wietse"}],"issued":{"date-parts":[["2016",11]]}}}],"schema":"https://github.com/citation-style-language/schema/raw/master/csl-citation.json"} </w:instrText>
      </w:r>
      <w:r w:rsidR="004E1841">
        <w:fldChar w:fldCharType="separate"/>
      </w:r>
      <w:r w:rsidR="004E1841" w:rsidRPr="004E1841">
        <w:t>(42)</w:t>
      </w:r>
      <w:r w:rsidR="004E1841">
        <w:fldChar w:fldCharType="end"/>
      </w:r>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β-xylosidase</w:t>
      </w:r>
      <w:r w:rsidR="00A55B02">
        <w:t xml:space="preserve">, </w:t>
      </w:r>
      <w:r w:rsidRPr="008D52F2">
        <w:t xml:space="preserve">and </w:t>
      </w:r>
      <w:r w:rsidR="00A55B02" w:rsidRPr="00104E77">
        <w:t xml:space="preserve">Cellobiohydrolase </w:t>
      </w:r>
      <w:r w:rsidRPr="008D52F2">
        <w:t>Vmax (Figure 4b-d), and these trends had been observed in a temperate oak forest</w:t>
      </w:r>
      <w:r w:rsidR="004E1841">
        <w:t xml:space="preserve"> </w:t>
      </w:r>
      <w:r w:rsidR="004E1841">
        <w:fldChar w:fldCharType="begin"/>
      </w:r>
      <w:r w:rsidR="00664D87">
        <w:instrText xml:space="preserve"> ADDIN ZOTERO_ITEM CSL_CITATION {"citationID":"EZuXwpk1","properties":{"formattedCitation":"(42, 43)","plainCitation":"(42, 43)","noteIndex":0},"citationItems":[{"id":20603,"uris":["http://zotero.org/users/9539750/items/TENHEQGQ"],"itemData":{"id":20603,"type":"article-journal","container-title":"FEMS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Boer","given":"Wietse"}],"issued":{"date-parts":[["2016",11]]}}},{"id":20666,"uris":["http://zotero.org/users/9539750/items/Z4RHBG4C"],"itemData":{"id":20666,"type":"article-journal","abstract":"The links among the changes in litter chemistry, the activity of extracellular enzymes and the microbial community composition were observed in Quercus petraea litter. Three phases of decomposition could be distinguished. In the early 4-month stage, with high activities of β-glucosidase, β-xylosidase and cellobiohydrolase, 16.4% of litter was decomposed. Hemicelluloses were rapidly removed while cellulose and lignin degradation was slow. In months 4–12, with high endocellulase and endoxylanase activities, decomposition of cellulose prevailed and 31.8% of litter mass was lost. After the third phase of decomposition until month 24 with high activity of ligninolytic enzymes, the litter mass loss reached 67.9%. After 2 years of decay, cellulose decomposition was almost complete and most of the remaining polysaccharides were in the form of hemicelluloses. Fungi largely dominated over bacteria as leaf endophytes and also in the litter immediately before contact with soil, and this fungal dominance lasted until month 4. Bacterial biomass (measured as phospholipid fatty acid content) in litter increased with time but also changed qualitatively, showing an increasing number of Actinobacteria. This paper shows that the dynamics of decomposition of individual litter components changes with time in accordance with the changes in the microbial community composition and its production of extracellular enzymes.","container-title":"FEMS Microbiology Ecology","DOI":"10.1111/j.1574-6941.2010.00999.x","ISSN":"0168-6496","issue":"2","journalAbbreviation":"FEMS Microbiology Ecology","page":"291-303","source":"Silverchair","title":"Transformation of Quercus petraea litter: successive changes in litter chemistry are reflected in differential enzyme activity and changes in the microbial community composition","title-short":"Transformation of Quercus petraea litter","volume":"75","author":[{"family":"Šnajdr","given":"Jaroslav"},{"family":"Cajthaml","given":"Tomáš"},{"family":"Valášková","given":"Vendula"},{"family":"Merhautová","given":"Věra"},{"family":"Petránková","given":"Mirka"},{"family":"Spetz","given":"Peter"},{"family":"Leppänen","given":"Kaisu"},{"family":"Baldrian","given":"Petr"}],"issued":{"date-parts":[["2011",2,1]]}}}],"schema":"https://github.com/citation-style-language/schema/raw/master/csl-citation.json"} </w:instrText>
      </w:r>
      <w:r w:rsidR="004E1841">
        <w:fldChar w:fldCharType="separate"/>
      </w:r>
      <w:r w:rsidR="00664D87" w:rsidRPr="00664D87">
        <w:t>(42, 43)</w:t>
      </w:r>
      <w:r w:rsidR="004E1841">
        <w:fldChar w:fldCharType="end"/>
      </w:r>
      <w:r w:rsidRPr="008D52F2">
        <w:t>. Some studies show that fungi are primary producers of extracellular enzymes</w:t>
      </w:r>
      <w:r w:rsidR="00664D87">
        <w:t xml:space="preserve"> </w:t>
      </w:r>
      <w:r w:rsidR="00664D87">
        <w:fldChar w:fldCharType="begin"/>
      </w:r>
      <w:r w:rsidR="00664D87">
        <w:instrText xml:space="preserve"> ADDIN ZOTERO_ITEM CSL_CITATION {"citationID":"tXGgXMHM","properties":{"formattedCitation":"(44, 45)","plainCitation":"(44, 45)","noteIndex":0},"citationItems":[{"id":144,"uris":["http://zotero.org/users/9539750/items/DJ2NVKK3"],"itemData":{"id":144,"type":"article-journal","abstract":"Fungi and bacteria are key agents in plant litter decomposition in freshwater ecosystems. However, the specific roles of these two groups and their interactions during the decomposition process are unclear. We compared the growth and patterns of degradative enzymes expressed by communities of bacteria and fungi grown separately and in coexistence on Phragmites leaves. The two groups displayed both synergistic and antagonistic interactions. Bacteria grew better together with fungi than alone. In addition, there was a negative effect of bacteria on fungi, which appeared to be caused by suppression of fungal growth and biomass accrual rather than specifically affecting enzyme activity. Fungi growing alone had a high capacity for the decomposition of plant polymers such as lignin, cellulose, and hemicellulose. In contrast, enzyme activities were in general low when bacteria grew alone, and the activity of key enzymes in the degradation of lignin and cellulose (phenol oxidase and cellobiohydrolase) was undetectable in the bacteria-only treatment. Still, biomass-specific activities of most enzymes were higher in bacteria than in fungi. The low total activity and growth of bacteria in the absence of fungi in spite of apparent high enzymatic efficiency during the degradation of many substrates suggest that fungi provide the bacteria with resources that the bacteria were not able to acquire on their own, most probably intermediate decomposition products released by fungi that could be used by bacteria.","container-title":"Ecology","DOI":"10.1890/0012-9658(2006)87[2559:IOBAFO]2.0.CO;2","ISSN":"1939-9170","issue":"10","language":"en","license":"© 2006 by the Ecological Society of America","note":"number: 10\n_eprint: https://onlinelibrary.wiley.com/doi/pdf/10.1890/0012-9658%282006%2987%5B2559%3AIOBAFO%5D2.0.CO%3B2","page":"2559-2569","source":"Wiley Online Library","title":"Interactions of Bacteria and Fungi on Decomposing Litter: Differential Extracellular Enzyme Activities","title-short":"Interactions of Bacteria and Fungi on Decomposing Litter","volume":"87","author":[{"family":"Romaní","given":"Anna M."},{"family":"Fischer","given":"Helmut"},{"family":"Mille-Lindblom","given":"Cecilia"},{"family":"Tranvik","given":"Lars J."}],"issued":{"date-parts":[["2006"]]}}},{"id":145,"uris":["http://zotero.org/users/9539750/items/3MTEUSQQ"],"itemData":{"id":145,"type":"article-journal","abstract":"Leaf-litter decomposition is a central process in carbon cycling; however, our knowledge about the microbial regulation of this process is still scarce. Metaproteomics allows us to link the abundance and activity of enzymes during nutrient cycling to their phylogenetic origin based on proteins, the ‘active building blocks’ in the system. Moreover, we employed metaproteomics to investigate the influence of environmental factors and nutrients on the decomposer structure and function during beech litter decomposition. Litter was collected at forest sites in Austria with different litter nutrient content. Proteins were analyzed by 1-D-SDS-PAGE followed by liquid-chromatography and tandem mass-spectrometry. Mass spectra were assigned to phylogenetic and functional groups by a newly developed bioinformatics workflow, assignments being validated by complementary approaches. We provide evidence that the litter nutrient content and the stoichiometry of C:N:P affect the decomposer community structure and activity. Fungi were found to be the main producers of extracellular hydrolytic enzymes, with no bacterial hydrolases being detected by our metaproteomics approach. Detailed investigation of microbial succession suggests that it is influenced by litter nutrient content. Microbial activity was stimulated at higher litter nutrient contents via a higher abundance and activity of extracellular enzymes.","container-title":"The ISME Journal","DOI":"10.1038/ismej.2012.11","ISSN":"1751-7370","issue":"9","journalAbbreviation":"ISME J","language":"en","license":"2012 The Author(s)","note":"number: 9\npublisher: Nature Publishing Group","page":"1749-1762","source":"www.nature.com","title":"Who is who in litter decomposition? Metaproteomics reveals major microbial players and their biogeochemical functions","title-short":"Who is who in litter decomposition?","volume":"6","author":[{"family":"Schneider","given":"Thomas"},{"family":"Keiblinger","given":"Katharina M."},{"family":"Schmid","given":"Emanuel"},{"family":"Sterflinger-Gleixner","given":"Katja"},{"family":"Ellersdorfer","given":"Günther"},{"family":"Roschitzki","given":"Bernd"},{"family":"Richter","given":"Andreas"},{"family":"Eberl","given":"Leo"},{"family":"Zechmeister-Boltenstern","given":"Sophie"},{"family":"Riedel","given":"Kathrin"}],"issued":{"date-parts":[["2012",9]]}}}],"schema":"https://github.com/citation-style-language/schema/raw/master/csl-citation.json"} </w:instrText>
      </w:r>
      <w:r w:rsidR="00664D87">
        <w:fldChar w:fldCharType="separate"/>
      </w:r>
      <w:r w:rsidR="00664D87" w:rsidRPr="00664D87">
        <w:t>(44, 45)</w:t>
      </w:r>
      <w:r w:rsidR="00664D87">
        <w:fldChar w:fldCharType="end"/>
      </w:r>
      <w:r w:rsidRPr="008D52F2">
        <w:t>, and a previous study in our grassland system found that the most abundant fungal taxa explained more variation in extracellular enzyme activity than the most abundant bacterial taxa</w:t>
      </w:r>
      <w:r w:rsidR="00664D87">
        <w:t xml:space="preserve"> </w:t>
      </w:r>
      <w:r w:rsidR="00664D87">
        <w:fldChar w:fldCharType="begin"/>
      </w:r>
      <w:r w:rsidR="00664D87">
        <w:instrText xml:space="preserve"> ADDIN ZOTERO_ITEM CSL_CITATION {"citationID":"gtjqVTQW","properties":{"formattedCitation":"(46)","plainCitation":"(46)","noteIndex":0},"citationItems":[{"id":121,"uris":["http://zotero.org/users/9539750/items/4NJYTY4Y"],"itemData":{"id":121,"type":"article-journal","abstract":"Bacteria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664D87" w:rsidRPr="00664D87">
        <w:t>(46)</w:t>
      </w:r>
      <w:r w:rsidR="00664D87">
        <w:fldChar w:fldCharType="end"/>
      </w:r>
      <w:r w:rsidRPr="008D52F2">
        <w:t xml:space="preserve">. </w:t>
      </w:r>
    </w:p>
    <w:p w14:paraId="3583F93C" w14:textId="77777777" w:rsidR="00CE3A3F" w:rsidRPr="008D52F2" w:rsidRDefault="00CE3A3F" w:rsidP="004F5140">
      <w:pPr>
        <w:jc w:val="both"/>
      </w:pPr>
    </w:p>
    <w:p w14:paraId="2B5418EA" w14:textId="40A8CE0F" w:rsidR="00143A67" w:rsidRPr="00C41CBD" w:rsidRDefault="00CE3A3F" w:rsidP="004F5140">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1CC43E40" w:rsidR="00CE3A3F" w:rsidRPr="008D52F2" w:rsidRDefault="00000000" w:rsidP="004F5140">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w:t>
      </w:r>
      <w:r w:rsidR="00664D87">
        <w:t xml:space="preserve"> </w:t>
      </w:r>
      <w:r w:rsidR="00664D87">
        <w:fldChar w:fldCharType="begin"/>
      </w:r>
      <w:r w:rsidR="00664D87">
        <w:instrText xml:space="preserve"> ADDIN ZOTERO_ITEM CSL_CITATION {"citationID":"8AR2453f","properties":{"formattedCitation":"(13, 47)","plainCitation":"(13, 47)","noteIndex":0},"citationItems":[{"id":29,"uris":["http://zotero.org/users/9539750/items/6LSFTCF6"],"itemData":{"id":29,"type":"article-journal","abstract":"Rates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664D87">
        <w:rPr>
          <w:rFonts w:ascii="Cambria Math" w:hAnsi="Cambria Math" w:cs="Cambria Math"/>
        </w:rPr>
        <w:instrText>‐</w:instrText>
      </w:r>
      <w:r w:rsidR="00664D87">
        <w:instrText>induced altered initial litter chemistry that persisted throughout the 2 yr of decomposition.\n                  \n                \n                \n                  Our study provides novel insights that drought stress</w:instrText>
      </w:r>
      <w:r w:rsidR="00664D87">
        <w:rPr>
          <w:rFonts w:ascii="Cambria Math" w:hAnsi="Cambria Math" w:cs="Cambria Math"/>
        </w:rPr>
        <w:instrText>‐</w:instrText>
      </w:r>
      <w:r w:rsidR="00664D87">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664D87">
        <w:rPr>
          <w:rFonts w:ascii="Cambria Math" w:hAnsi="Cambria Math" w:cs="Cambria Math"/>
        </w:rPr>
        <w:instrText>‐</w:instrText>
      </w:r>
      <w:r w:rsidR="00664D87">
        <w:instrText>induced changes in plant chemistry alter the compound</w:instrText>
      </w:r>
      <w:r w:rsidR="00664D87">
        <w:rPr>
          <w:rFonts w:ascii="Cambria Math" w:hAnsi="Cambria Math" w:cs="Cambria Math"/>
        </w:rPr>
        <w:instrText>‐</w:instrText>
      </w:r>
      <w:r w:rsidR="00664D87">
        <w:instrText xml:space="preserve">specific degradation of litter during decomposition","volume":"248","author":[{"family":"Zhang","given":"Ziliang"},{"family":"Bodenheimer","given":"Jameson"},{"family":"Scott","given":"Georgianna"},{"family":"Dukes","given":"Jeffrey S."},{"family":"Suseela","given":"Vidya"}],"issued":{"date-parts":[["2025",10]]}}}],"schema":"https://github.com/citation-style-language/schema/raw/master/csl-citation.json"} </w:instrText>
      </w:r>
      <w:r w:rsidR="00664D87">
        <w:fldChar w:fldCharType="separate"/>
      </w:r>
      <w:r w:rsidR="00664D87" w:rsidRPr="00664D87">
        <w:t>(13, 47)</w:t>
      </w:r>
      <w:r w:rsidR="00664D87">
        <w:fldChar w:fldCharType="end"/>
      </w:r>
      <w:r w:rsidRPr="008D52F2">
        <w:t>, other studies showed that drought decreased lignin in litter of some, but not all, plant species</w:t>
      </w:r>
      <w:r w:rsidR="00664D87">
        <w:t xml:space="preserve"> </w:t>
      </w:r>
      <w:r w:rsidR="00664D87">
        <w:fldChar w:fldCharType="begin"/>
      </w:r>
      <w:r w:rsidR="00664D87">
        <w:instrText xml:space="preserve"> ADDIN ZOTERO_ITEM CSL_CITATION {"citationID":"5mUwnGiC","properties":{"formattedCitation":"(48)","plainCitation":"(48)","noteIndex":0},"citationItems":[{"id":24408,"uris":["http://zotero.org/users/9539750/items/3CUE2EER"],"itemData":{"id":24408,"type":"article-journal","abstract":"Even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664D87">
        <w:fldChar w:fldCharType="separate"/>
      </w:r>
      <w:r w:rsidR="00664D87" w:rsidRPr="00664D87">
        <w:t>(48)</w:t>
      </w:r>
      <w:r w:rsidR="00664D87">
        <w:fldChar w:fldCharType="end"/>
      </w:r>
      <w:r w:rsidRPr="008D52F2">
        <w:t xml:space="preserve">. </w:t>
      </w:r>
      <w:r w:rsidR="00CE3A3F" w:rsidRPr="008D52F2">
        <w:t>I</w:t>
      </w:r>
      <w:r w:rsidRPr="008D52F2">
        <w:t>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w:t>
      </w:r>
      <w:r w:rsidR="00664D87">
        <w:t xml:space="preserve"> </w:t>
      </w:r>
      <w:r w:rsidR="00664D87">
        <w:fldChar w:fldCharType="begin"/>
      </w:r>
      <w:r w:rsidR="00664D87">
        <w:instrText xml:space="preserve"> ADDIN ZOTERO_ITEM CSL_CITATION {"citationID":"V6pypZLH","properties":{"formattedCitation":"(16, 18, 19)","plainCitation":"(16, 18, 19)","noteIndex":0},"citationItems":[{"id":22,"uris":["http://zotero.org/users/9539750/items/I9R848PI"],"itemData":{"id":22,"type":"article-journal","abstract":"Worldwide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664D87">
        <w:fldChar w:fldCharType="separate"/>
      </w:r>
      <w:r w:rsidR="00664D87" w:rsidRPr="00664D87">
        <w:t>(16, 18, 19)</w:t>
      </w:r>
      <w:r w:rsidR="00664D87">
        <w:fldChar w:fldCharType="end"/>
      </w:r>
      <w:r w:rsidRPr="008D52F2">
        <w:t>, and lignin ha</w:t>
      </w:r>
      <w:r w:rsidR="00CE3A3F" w:rsidRPr="008D52F2">
        <w:t>s</w:t>
      </w:r>
      <w:r w:rsidRPr="008D52F2">
        <w:t xml:space="preserve"> also been shown to decrease decomposition rates of specific litter fractions such as cellulose and hemicellulose</w:t>
      </w:r>
      <w:r w:rsidR="00664D87">
        <w:t xml:space="preserve"> </w:t>
      </w:r>
      <w:r w:rsidR="00664D87">
        <w:fldChar w:fldCharType="begin"/>
      </w:r>
      <w:r w:rsidR="00664D87">
        <w:instrText xml:space="preserve"> ADDIN ZOTERO_ITEM CSL_CITATION {"citationID":"vjVyDymW","properties":{"formattedCitation":"(37, 49)","plainCitation":"(37, 49)","noteIndex":0},"citationItems":[{"id":20669,"uris":["http://zotero.org/users/9539750/items/CT6LIIGS"],"itemData":{"id":20669,"type":"article-journal","abstract":"Litter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K."}],"issued":{"date-parts":[["2012"]]}}},{"id":88,"uris":["http://zotero.org/users/9539750/items/UJIHVSZB"],"itemData":{"id":88,"type":"article-journal","abstract":"The decomposition of plant litter in soil is a dynamic process during which substrate chemistry and microbial controls interact. We more clearly quantify these controls with a revised version of the Guild-based Decomposition Model (GDM) in which we used a reverse Michaelis-Menten approach to simulate short-term (112 days) decomposition of roots from four genotypes of Zea mays that differed primarily in lignin chemistry. A co-metabolic relationship between the degradation of lignin and holocellulose (cellulose+hemicellulose) fractions of litter showed that the reduction in decay rate with increasing lignin concentration (LCI) was related to the level of arabinan substitutions in arabinoxylan chains (i.e., arabinan to xylan or A</w:instrText>
      </w:r>
      <w:r w:rsidR="00664D87">
        <w:rPr>
          <w:rFonts w:ascii="Cambria Math" w:hAnsi="Cambria Math" w:cs="Cambria Math"/>
        </w:rPr>
        <w:instrText>∶</w:instrText>
      </w:r>
      <w:r w:rsidR="00664D87">
        <w:instrText xml:space="preserve">X ratio) and the extent to which hemicellulose chains are cross-linked with lignin in plant cell walls. This pattern was consistent between genotypes and during progressive decomposition within each genotype. Moreover, decay rates were controlled by these cross-linkages from the start of decomposition. We also discovered it necessary to divide the Van Soest soluble (labile) fraction of litter C into two pools: one that rapidly decomposed and a second that was more persistent. Simulated microbial production was consistent with recent studies suggesting that more rapidly decomposing materials can generate greater amounts of potentially recalcitrant microbial products despite the rapid loss of litter mass. Sensitivity analyses failed to identify any model parameter that consistently explained a large proportion of model variation, suggesting that feedback controls between litter quality and microbial activity in the reverse Michaelis-Menten approach resulted in stable model behavior. Model extrapolations to an independent set of data, derived from the decomposition of 12 different genotypes of maize roots, averaged within &lt;3% of observed respiration rates and total CO2 efflux over 112 days.","container-title":"PLOS ONE","DOI":"10.1371/journal.pone.0108769","ISSN":"1932-6203","issue":"9","journalAbbreviation":"PLOS ONE","language":"en","note":"publisher: Public Library of Science","page":"e108769","source":"PLoS Journals","title":"Interacting Microbe and Litter Quality Controls on Litter Decomposition: A Modeling Analysis","title-short":"Interacting Microbe and Litter Quality Controls on Litter Decomposition","volume":"9","author":[{"family":"Moorhead","given":"Daryl"},{"family":"Lashermes","given":"Gwenaëlle"},{"family":"Recous","given":"Sylvie"},{"family":"Bertrand","given":"Isabelle"}],"issued":{"date-parts":[["2014",9,29]]}}}],"schema":"https://github.com/citation-style-language/schema/raw/master/csl-citation.json"} </w:instrText>
      </w:r>
      <w:r w:rsidR="00664D87">
        <w:fldChar w:fldCharType="separate"/>
      </w:r>
      <w:r w:rsidR="00664D87" w:rsidRPr="00664D87">
        <w:t>(37, 49)</w:t>
      </w:r>
      <w:r w:rsidR="00664D87">
        <w:fldChar w:fldCharType="end"/>
      </w:r>
      <w:r w:rsidRPr="008D52F2">
        <w:t xml:space="preserve">. The lack of change in lignin under drought likely contributed to a lack of change in substrate availability that explained the lack of response of resource acquisition traits to changes in litter chemistry under drought. </w:t>
      </w:r>
    </w:p>
    <w:p w14:paraId="4F214F25" w14:textId="77777777" w:rsidR="00CE3A3F" w:rsidRPr="008D52F2" w:rsidRDefault="00CE3A3F" w:rsidP="004F5140">
      <w:pPr>
        <w:jc w:val="both"/>
      </w:pPr>
    </w:p>
    <w:p w14:paraId="36EEED56" w14:textId="5AFC0117" w:rsidR="005B12DA" w:rsidRPr="008D52F2" w:rsidRDefault="00CE3A3F" w:rsidP="004F5140">
      <w:pPr>
        <w:jc w:val="both"/>
      </w:pPr>
      <w:r w:rsidRPr="008D52F2">
        <w:t>Drought did not have major effects on carbohydrates in the litter. While drought decreased the spectral area associated with glycosidic bonds in grass litter, grass drought litter still had more spectral area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w:t>
      </w:r>
      <w:r w:rsidR="00664D87">
        <w:t xml:space="preserve"> </w:t>
      </w:r>
      <w:r w:rsidR="00664D87">
        <w:fldChar w:fldCharType="begin"/>
      </w:r>
      <w:r w:rsidR="00664D87">
        <w:instrText xml:space="preserve"> ADDIN ZOTERO_ITEM CSL_CITATION {"citationID":"Aa8aQNfG","properties":{"formattedCitation":"(50)","plainCitation":"(50)","noteIndex":0},"citationItems":[{"id":4,"uris":["http://zotero.org/users/9539750/items/TBB2JAWP"],"itemData":{"id":4,"type":"article-journal","abstract":"The activities of extracellular enzymes, the proximate agents of decomposition in soils, are known to depend strongly on temperature, but less is known about how they respond to changes in precipitation patterns, and the interaction of these two components of climate change. Both enzyme production and turnover can be affected by changes in temperature and soil moisture, thus it is difficult to predict how enzyme pool size may respond to altered climate. Soils from the Boston-Area Climate Experiment (BACE), which is located in an old field (on abandoned farmland), were used to examine how climate variables affect enzyme activities and microbial biomass carbon (MBC) in different seasons and in soils exposed to a combination of three levels of precipitation treatments (ambient, 150% of ambient during growing season, and 50% of ambient year-round) and four levels of warming treatments (unwarmed to ~4°C above ambient) over the course of a year. Warming, precipitation and season had very little effect on potential enzyme activity. Most models assume that enzyme dynamics follow microbial biomass, because enzyme production should be directly controlled by the size and activity of microbial biomass. We observed differences among seasons and treatments in mass-specific potential enzyme activity, suggesting that this assumption is invalid. In June 2009, mass-specific potential enzyme activity, using chloroform fumigation-extraction MBC, increased with temperature, peaking under medium warming and then declining under the highest warming. This finding suggests that either enzyme production increased with temperature or turnover rates decreased. Increased maintenance costs associated with warming may have resulted in increased mass-specific enzyme activities due to increased nutrient demand. Our research suggests that allocation of resources to enzyme production could be affected by climate-induced changes in microbial efficiency and maintenance costs.","container-title":"Frontiers in Microbiology","ISSN":"1664-302X","source":"Frontiers","title":"Microbial responses to multi-factor climate change: effects on soil enzymes","title-short":"Microbial responses to multi-factor climate change","URL":"https://www.frontiersin.org/articles/10.3389/fmicb.2013.00146","volume":"4","author":[{"family":"Steinweg","given":"J"},{"family":"Dukes","given":"Jeffrey"},{"family":"Paul","given":"Eldor"},{"family":"Wallenstein","given":"Matthew"}],"accessed":{"date-parts":[["2023",3,26]]},"issued":{"date-parts":[["2013"]]}}}],"schema":"https://github.com/citation-style-language/schema/raw/master/csl-citation.json"} </w:instrText>
      </w:r>
      <w:r w:rsidR="00664D87">
        <w:fldChar w:fldCharType="separate"/>
      </w:r>
      <w:r w:rsidR="00664D87" w:rsidRPr="00664D87">
        <w:t>(50)</w:t>
      </w:r>
      <w:r w:rsidR="00664D87">
        <w:fldChar w:fldCharType="end"/>
      </w:r>
      <w:r w:rsidRPr="008D52F2">
        <w:t>, making it plausible that substrate availability in litter remains high even under low moisture conditions</w:t>
      </w:r>
      <w:r w:rsidR="00664D87">
        <w:t xml:space="preserve"> </w:t>
      </w:r>
      <w:r w:rsidR="00664D87">
        <w:fldChar w:fldCharType="begin"/>
      </w:r>
      <w:r w:rsidR="00664D87">
        <w:instrText xml:space="preserve"> ADDIN ZOTERO_ITEM CSL_CITATION {"citationID":"Z4qIBEyB","properties":{"formattedCitation":"(51, 52)","plainCitation":"(51, 52)","noteIndex":0},"citationItems":[{"id":20577,"uris":["http://zotero.org/users/9539750/items/XRCA37RK"],"itemData":{"id":20577,"type":"article-journal","abstract":"Soil heterotrophic respiration and nutrient mineralization are strongly affected by environmental conditions, in particular by moisture fluctuations triggered by rainfall events. When soil moisture decreases, so does decomposers' activity, with microfauna generally undergoing stress sooner than bacteria and fungi. Despite differences in the responses of individual decomposer groups to moisture availability (e.g., bacteria are typically more sensitive than fungi to water stress), we show that responses of decomposers at the community level are different in soils and surface litter, but similar across biomes and climates. This results in a nearly constant soil-moisture threshold corresponding to the point when biological activity ceases, at a water potential of about −14 MPa in mineral soils and −36 MPa in surface litter. This threshold is shown to be comparable to the soil moisture value where solute diffusion becomes strongly inhibited in soil, while in litter it is dehydration rather than diffusion that likely limits biological activity around the stress point. Because of these intrinsic constraints and lack of adaptation to different hydro-climatic regimes, changes in rainfall patterns (primary drivers of the soil moisture balance) may have dramatic impacts on soil carbon and nutrient cycling.","container-title":"Ecology","DOI":"10.1890/11-0026.1","ISSN":"1939-9170","issue":"4","language":"en","license":"© 2012 by the Ecological Society of America","note":"_eprint: https://onlinelibrary.wiley.com/doi/pdf/10.1890/11-0026.1","page":"930-938","source":"Wiley Online Library","title":"Responses of soil microbial communities to water stress: results from a meta-analysis","title-short":"Responses of soil microbial communities to water stress","volume":"93","author":[{"family":"Manzoni","given":"Stefano"},{"family":"Schimel","given":"Joshua P."},{"family":"Porporato","given":"Amilcare"}],"issued":{"date-parts":[["2012"]]}}},{"id":22484,"uris":["http://zotero.org/users/9539750/items/25TMSFGP"],"itemData":{"id":22484,"type":"article-journal","container-title":"Frontiers in Microbiology","DOI":"10.3389/fmicb.2012.00348","ISSN":"1664-302X","journalAbbreviation":"Front. Microbio.","source":"DOI.org (Crossref)","title":"Microbial control over carbon cycling in soil","URL":"http://journal.frontiersin.org/article/10.3389/fmicb.2012.00348/abstract","volume":"3","author":[{"family":"Schimel","given":"Joshua P."},{"family":"Schaeffer","given":"Sean M."}],"accessed":{"date-parts":[["2025",3,22]]},"issued":{"date-parts":[["2012"]]}}}],"schema":"https://github.com/citation-style-language/schema/raw/master/csl-citation.json"} </w:instrText>
      </w:r>
      <w:r w:rsidR="00664D87">
        <w:fldChar w:fldCharType="separate"/>
      </w:r>
      <w:r w:rsidR="00664D87" w:rsidRPr="00664D87">
        <w:t>(51, 52)</w:t>
      </w:r>
      <w:r w:rsidR="00664D87">
        <w:fldChar w:fldCharType="end"/>
      </w:r>
      <w:r w:rsidRPr="008D52F2">
        <w:t>. Our results suggest that grass litter chemistry might not have changed enough under drought to decrease substrate availability and investment in resource acquisition traits, while the lack of change of shrub litter chemistry under drought made it even less likely for substrate availability to change in shrub litter.</w:t>
      </w:r>
    </w:p>
    <w:p w14:paraId="416CC6CD" w14:textId="77777777" w:rsidR="000D19BA" w:rsidRPr="008D52F2" w:rsidRDefault="000D19BA" w:rsidP="004F5140">
      <w:pPr>
        <w:jc w:val="both"/>
      </w:pPr>
    </w:p>
    <w:p w14:paraId="106BA902" w14:textId="673ADC1F" w:rsidR="002F27A6" w:rsidRPr="00C41CBD" w:rsidRDefault="002A79B9" w:rsidP="004F5140">
      <w:pPr>
        <w:jc w:val="both"/>
        <w:rPr>
          <w:b/>
          <w:bCs/>
          <w:sz w:val="24"/>
          <w:szCs w:val="24"/>
        </w:rPr>
      </w:pPr>
      <w:r w:rsidRPr="00C41CBD">
        <w:rPr>
          <w:b/>
          <w:bCs/>
          <w:sz w:val="24"/>
          <w:szCs w:val="24"/>
        </w:rPr>
        <w:lastRenderedPageBreak/>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4F74D667" w:rsidR="005B12DA" w:rsidRPr="008D52F2" w:rsidRDefault="00000000" w:rsidP="004F5140">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through drought stress </w:t>
      </w:r>
      <w:r w:rsidRPr="008D52F2">
        <w:t>and indirect effect</w:t>
      </w:r>
      <w:r w:rsidR="000D19BA" w:rsidRPr="008D52F2">
        <w:t>s</w:t>
      </w:r>
      <w:r w:rsidRPr="008D52F2">
        <w:t xml:space="preserve"> through changes in litter chemistry</w:t>
      </w:r>
      <w:r w:rsidR="00664D87">
        <w:t xml:space="preserve"> </w:t>
      </w:r>
      <w:r w:rsidR="00664D87">
        <w:fldChar w:fldCharType="begin"/>
      </w:r>
      <w:r w:rsidR="00664D87">
        <w:instrText xml:space="preserve"> ADDIN ZOTERO_ITEM CSL_CITATION {"citationID":"PvdgxlWG","properties":{"formattedCitation":"(13,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664D87">
        <w:fldChar w:fldCharType="separate"/>
      </w:r>
      <w:r w:rsidR="00664D87" w:rsidRPr="00664D87">
        <w:t>(13, 15, 25, 53)</w:t>
      </w:r>
      <w:r w:rsidR="00664D87">
        <w:fldChar w:fldCharType="end"/>
      </w:r>
      <w:r w:rsidRPr="008D52F2">
        <w:t xml:space="preserve">. The lack of a relationship between drought-induced changes in litter chemistry and resource acquisition traits despite changes in microbial community composition might indicate functional redundancy </w:t>
      </w:r>
      <w:hyperlink r:id="rId5">
        <w:r w:rsidR="005B12DA" w:rsidRPr="008D52F2">
          <w:t>(72, 73)</w:t>
        </w:r>
      </w:hyperlink>
      <w:r w:rsidRPr="008D52F2">
        <w:t>. Functional redundancy ha</w:t>
      </w:r>
      <w:r w:rsidR="000D19BA" w:rsidRPr="008D52F2">
        <w:t>s</w:t>
      </w:r>
      <w:r w:rsidRPr="008D52F2">
        <w:t xml:space="preserve"> been observed in soil</w:t>
      </w:r>
      <w:r w:rsidR="00664D87">
        <w:t xml:space="preserve"> </w:t>
      </w:r>
      <w:r w:rsidR="00664D87">
        <w:fldChar w:fldCharType="begin"/>
      </w:r>
      <w:r w:rsidR="00664D87">
        <w:instrText xml:space="preserve"> ADDIN ZOTERO_ITEM CSL_CITATION {"citationID":"MWdq6QFw","properties":{"formattedCitation":"(54)","plainCitation":"(54)","noteIndex":0},"citationItems":[{"id":30,"uris":["http://zotero.org/users/9539750/items/CPL6WGWJ"],"itemData":{"id":30,"type":"article-journal","abstract":"Extreme drought can strongly impact belowground communities and biogeochemical processes, including soil microbial community composition and extracellular enzyme activities (EEAs), which are considered key agents in ecosystem carbon (C) and nutrient cycling. However, our understanding of how seasonal timing of drought during the growing season affects soil microbial communities and their activity remains notably poor. In this study, we investigated the responses of soil physicochemical properties, EEAs, and bacterial community composition to extreme-duration drought imposed in the early-, mid-, or late-stages of the growing season in a semiarid grassland ecosystem in Inner Mongolia, China. Compared with the ambient control, the activities of C-, nitrogen (N)-, and phosphorus (P)-acquisition enzymes were significantly decreased in the mid- and/or late-stages of drought. Bacterial community diversity also significantly decreased in the mid- and late-stage drought treatments. Soil water content was the most important factor explaining changes in soil EEAs and bacterial community composition. At the end of the growing season, the activities of C-, N-, and P-acquisition enzymes had mostly recovered, while the bacterial community diversity in the mid- and late-stage drought treatments was still lower than the ambient control. Overall, our study demonstrates that the effects of extreme drought on soil EEAs and bacterial community composition depend on the timing of drought. Our results highlight that understanding the effects of extreme-duration drought at different stages of the growing season may play a vital role in predicting the responses of belowground function to global changes in grassland ecosystems.","container-title":"Geoderma","DOI":"10.1016/j.geoderma.2021.115327","ISSN":"0016-7061","journalAbbreviation":"Geoderma","language":"en","page":"115327","source":"ScienceDirect","title":"Responses of soil extracellular enzyme activities and bacterial community composition to seasonal stages of drought in a semiarid grassland","volume":"401","author":[{"family":"Gao","given":"Wenlan"},{"family":"Reed","given":"Sasha C."},{"family":"Munson","given":"Seth M."},{"family":"Rui","given":"Yichao"},{"family":"Fan","given":"Wenyu"},{"family":"Zheng","given":"Zhenzhen"},{"family":"Li","given":"Linfeng"},{"family":"Che","given":"Rongxiao"},{"family":"Xue","given":"Kai"},{"family":"Du","given":"Jianqing"},{"family":"Cui","given":"Xiaoyong"},{"family":"Wang","given":"Yanfen"},{"family":"Hao","given":"Yanbin"}],"issued":{"date-parts":[["2021",11,1]]}}}],"schema":"https://github.com/citation-style-language/schema/raw/master/csl-citation.json"} </w:instrText>
      </w:r>
      <w:r w:rsidR="00664D87">
        <w:fldChar w:fldCharType="separate"/>
      </w:r>
      <w:r w:rsidR="00664D87" w:rsidRPr="00664D87">
        <w:t>(54)</w:t>
      </w:r>
      <w:r w:rsidR="00664D87">
        <w:fldChar w:fldCharType="end"/>
      </w:r>
      <w:r w:rsidRPr="008D52F2">
        <w:t xml:space="preserve"> and in litter</w:t>
      </w:r>
      <w:r w:rsidR="00664D87">
        <w:t xml:space="preserve"> </w:t>
      </w:r>
      <w:r w:rsidR="00664D87">
        <w:fldChar w:fldCharType="begin"/>
      </w:r>
      <w:r w:rsidR="00664D87">
        <w:instrText xml:space="preserve"> ADDIN ZOTERO_ITEM CSL_CITATION {"citationID":"cBajzOWw","properties":{"formattedCitation":"(46, 55, 56)","plainCitation":"(46, 55, 56)","noteIndex":0},"citationItems":[{"id":121,"uris":["http://zotero.org/users/9539750/items/4NJYTY4Y"],"itemData":{"id":121,"type":"article-journal","abstract":"Bacteria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BH"}],"issued":{"date-parts":[["2015",11]]}}},{"id":20605,"uris":["http://zotero.org/users/9539750/items/W65FGMMA"],"itemData":{"id":20605,"type":"article-journal","container-title":"Scientific Reports","DOI":"10.1038/srep07014","ISSN":"2045-2322","issue":"1","journalAbbreviation":"Sci Rep","language":"en","page":"7014","source":"DOI.org (Crossref)","title":"Uncoupling of microbial community structure and function in decomposing litter across beech forest ecosystems in Central Europe","volume":"4","author":[{"family":"Purahong","given":"Witoon"},{"family":"Schloter","given":"Michael"},{"family":"Pecyna","given":"Marek J."},{"family":"Kapturska","given":"Danuta"},{"family":"Däumlich","given":"Veronika"},{"family":"Mital","given":"Sanchit"},{"family":"Buscot","given":"François"},{"family":"Hofrichter","given":"Martin"},{"family":"Gutknecht","given":"Jessica L. M."},{"family":"Krüger","given":"Dirk"}],"issued":{"date-parts":[["2014",11,12]]}}},{"id":22428,"uris":["http://zotero.org/users/9539750/items/5G5SR9HQ"],"itemData":{"id":22428,"type":"article-journal","abstract":"Microbial life in soil is fueled by dissolved organic matter (DOM) that leaches from the litter layer. It is well known that decomposer communities adapt to the available litter source, but it remains unclear if they functionally compete or synergistically address different litter types. Therefore, we decomposed beech, oak, pine and grass litter from two geologically distinct sites in a lab-scale decomposition experiment. We performed a correlative network analysis on the results of direct infusion HR-MS DOM analysis and cross-validated functional predictions from 16S rRNA gene amplicon sequencing and with DOM and metaproteomic analyses. Here we show that many functions are redundantly distributed within decomposer communities and that their relative expression is rapidly optimized to address litter-specific properties. However, community changes are likely forced by antagonistic mechanisms as we identified several natural antibiotics in DOM. As a consequence, the decomposer community is specializing towards the litter source and the state of decomposition (community divergence) but showing similar litter metabolomes (metabolome convergence). Our multi-omics-based results highlight that DOM not only fuels microbial life, but it additionally holds meta-metabolomic information on the functioning of ecosystems.","container-title":"Scientific Reports","DOI":"10.1038/s41598-022-11485-1","ISSN":"2045-2322","issue":"1","journalAbbreviation":"Sci Rep","language":"en","license":"2022 The Author(s)","note":"publisher: Nature Publishing Group","page":"7451","source":"www.nature.com","title":"Microbial community functioning during plant litter decomposition","volume":"12","author":[{"family":"Schroeter","given":"Simon A."},{"family":"Eveillard","given":"Damien"},{"family":"Chaffron","given":"Samuel"},{"family":"Zoppi","given":"Johanna"},{"family":"Kampe","given":"Bernd"},{"family":"Lohmann","given":"Patrick"},{"family":"Jehmlich","given":"Nico"},{"family":"Bergen","given":"Martin","non-dropping-particle":"von"},{"family":"Sanchez-Arcos","given":"Carlos"},{"family":"Pohnert","given":"Georg"},{"family":"Taubert","given":"Martin"},{"family":"Küsel","given":"Kirsten"},{"family":"Gleixner","given":"Gerd"}],"issued":{"date-parts":[["2022",5,6]]}}}],"schema":"https://github.com/citation-style-language/schema/raw/master/csl-citation.json"} </w:instrText>
      </w:r>
      <w:r w:rsidR="00664D87">
        <w:fldChar w:fldCharType="separate"/>
      </w:r>
      <w:r w:rsidR="00664D87" w:rsidRPr="00664D87">
        <w:t>(46, 55, 56)</w:t>
      </w:r>
      <w:r w:rsidR="00664D87">
        <w:fldChar w:fldCharType="end"/>
      </w:r>
      <w:r w:rsidRPr="008D52F2">
        <w:t>. Microbial community functioning tends to respond less to environmental perturbations in microbial communities with prior exposure to these perturbations</w:t>
      </w:r>
      <w:r w:rsidR="00664D87">
        <w:t xml:space="preserve"> </w:t>
      </w:r>
      <w:r w:rsidR="00664D87">
        <w:fldChar w:fldCharType="begin"/>
      </w:r>
      <w:r w:rsidR="00E166F8">
        <w:instrText xml:space="preserve"> ADDIN ZOTERO_ITEM CSL_CITATION {"citationID":"oo1LcqAx","properties":{"formattedCitation":"(9, 57, 58)","plainCitation":"(9, 57, 58)","noteIndex":0},"citationItems":[{"id":47,"uris":["http://zotero.org/users/9539750/items/2DNXZ5SL"],"itemData":{"id":47,"type":"article-journal","abstract":"Global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T"},{"family":"Priemé","given":"Anders"}],"issued":{"date-parts":[["2021",4,1]]}}}],"schema":"https://github.com/citation-style-language/schema/raw/master/csl-citation.json"} </w:instrText>
      </w:r>
      <w:r w:rsidR="00664D87">
        <w:fldChar w:fldCharType="separate"/>
      </w:r>
      <w:r w:rsidR="00E166F8" w:rsidRPr="00E166F8">
        <w:t>(9, 57, 58)</w:t>
      </w:r>
      <w:r w:rsidR="00664D87">
        <w:fldChar w:fldCharType="end"/>
      </w:r>
      <w:r w:rsidRPr="008D52F2">
        <w:t xml:space="preserve">. This </w:t>
      </w:r>
      <w:r w:rsidR="000D19BA" w:rsidRPr="008D52F2">
        <w:t xml:space="preserve">functional </w:t>
      </w:r>
      <w:r w:rsidRPr="008D52F2">
        <w:t>resistance can be attributed to changes in community composition, such as increases in relative abundance of taxa that are less sensitive to drought</w:t>
      </w:r>
      <w:r w:rsidR="00E166F8">
        <w:t xml:space="preserve"> </w:t>
      </w:r>
      <w:r w:rsidR="00E166F8">
        <w:fldChar w:fldCharType="begin"/>
      </w:r>
      <w:r w:rsidR="00E166F8">
        <w:instrText xml:space="preserve"> ADDIN ZOTERO_ITEM CSL_CITATION {"citationID":"OdgzBOzZ","properties":{"formattedCitation":"(57\\uc0\\u8211{}60)","plainCitation":"(57–60)","noteIndex":0},"citationItems":[{"id":1,"uris":["http://zotero.org/users/9539750/items/LQXTW7RY"],"itemData":{"id":1,"type":"article-journal","abstract":"Climate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E166F8">
        <w:rPr>
          <w:rFonts w:ascii="Cambria Math" w:hAnsi="Cambria Math" w:cs="Cambria Math"/>
        </w:rPr>
        <w:instrText>∼</w:instrText>
      </w:r>
      <w:r w:rsidR="00E166F8">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L"}],"issued":{"date-parts":[["2013",2,1]]}}},{"id":183,"uris":["http://zotero.org/users/9539750/items/EDIPMPLC"],"itemData":{"id":183,"type":"article-journal","container-title":"Ecology Letters","DOI":"10.1111/ele.12206","page":"155-164","title":"Climate change alters ecological strategies of soil bacteria","volume":"17","author":[{"family":"Evans","given":"Sarah"},{"family":"Wallenstein","given":"Matthew"}],"issued":{"date-parts":[["2014"]]}}}],"schema":"https://github.com/citation-style-language/schema/raw/master/csl-citation.json"} </w:instrText>
      </w:r>
      <w:r w:rsidR="00E166F8">
        <w:fldChar w:fldCharType="separate"/>
      </w:r>
      <w:r w:rsidR="00E166F8" w:rsidRPr="00E166F8">
        <w:t>(57–60)</w:t>
      </w:r>
      <w:r w:rsidR="00E166F8">
        <w:fldChar w:fldCharType="end"/>
      </w:r>
      <w:r w:rsidRPr="008D52F2">
        <w:t xml:space="preserve"> that can maintain the same function</w:t>
      </w:r>
      <w:r w:rsidR="00E166F8">
        <w:t xml:space="preserve"> </w:t>
      </w:r>
      <w:r w:rsidR="00E166F8">
        <w:fldChar w:fldCharType="begin"/>
      </w:r>
      <w:r w:rsidR="00E166F8">
        <w:instrText xml:space="preserve"> ADDIN ZOTERO_ITEM CSL_CITATION {"citationID":"Fl0dzcdS","properties":{"formattedCitation":"(31)","plainCitation":"(31)","noteIndex":0},"citationItems":[{"id":24363,"uris":["http://zotero.org/users/9539750/items/339L4A5N"],"itemData":{"id":24363,"type":"article-journal","abstract":"Microbes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E166F8" w:rsidRPr="00E166F8">
        <w:t>(31)</w:t>
      </w:r>
      <w:r w:rsidR="00E166F8">
        <w:fldChar w:fldCharType="end"/>
      </w:r>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w:t>
      </w:r>
      <w:r w:rsidR="00E166F8">
        <w:t xml:space="preserve"> </w:t>
      </w:r>
      <w:r w:rsidR="00E166F8">
        <w:fldChar w:fldCharType="begin"/>
      </w:r>
      <w:r w:rsidR="00E166F8">
        <w:instrText xml:space="preserve"> ADDIN ZOTERO_ITEM CSL_CITATION {"citationID":"s7Rti95y","properties":{"formattedCitation":"(31)","plainCitation":"(31)","noteIndex":0},"citationItems":[{"id":24363,"uris":["http://zotero.org/users/9539750/items/339L4A5N"],"itemData":{"id":24363,"type":"article-journal","abstract":"Microbes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E166F8" w:rsidRPr="00E166F8">
        <w:t>(31)</w:t>
      </w:r>
      <w:r w:rsidR="00E166F8">
        <w:fldChar w:fldCharType="end"/>
      </w:r>
      <w:r w:rsidRPr="008D52F2">
        <w:t>. Compensatory growth of functionally redundant taxa allows for microbial communities to maintain function in the face of environmental perturbations</w:t>
      </w:r>
      <w:r w:rsidR="00E166F8">
        <w:t xml:space="preserve"> </w:t>
      </w:r>
      <w:r w:rsidR="00E166F8">
        <w:fldChar w:fldCharType="begin"/>
      </w:r>
      <w:r w:rsidR="00E166F8">
        <w:instrText xml:space="preserve"> ADDIN ZOTERO_ITEM CSL_CITATION {"citationID":"VAaGWEFq","properties":{"formattedCitation":"(61)","plainCitation":"(61)","noteIndex":0},"citationItems":[{"id":22324,"uris":["http://zotero.org/users/9539750/items/I34SB87B"],"itemData":{"id":22324,"type":"chapter","container-title":"Biodiversity in Ecosystems - Linking Structure and Function","ISBN":"978-953-51-2028-5","language":"en","note":"DOI: 10.5772/58981","page":"29-49","publisher":"InTech","source":"DOI.org (Crossref)","title":"Functional Redundancy and Ecosystem Function — The Soil Microbiota as a Case Study","URL":"http://www.intechopen.com/books/biodiversity-in-ecosystems-linking-structure-and-function/functional-redundancy-and-ecosystem-function-the-soil-microbiota-as-a-case-study","editor":[{"family":"Lo","given":"Yueh-Hsin"},{"family":"Blanco","given":"Juan A."},{"family":"Roy","given":"Shovonlal"}],"author":[{"family":"Jurburg","given":"Stephanie D."},{"family":"Salles","given":"Joana Falcão"}],"accessed":{"date-parts":[["2025",3,8]]},"issued":{"date-parts":[["2015",4,17]]}}}],"schema":"https://github.com/citation-style-language/schema/raw/master/csl-citation.json"} </w:instrText>
      </w:r>
      <w:r w:rsidR="00E166F8">
        <w:fldChar w:fldCharType="separate"/>
      </w:r>
      <w:r w:rsidR="00E166F8" w:rsidRPr="00E166F8">
        <w:t>(61)</w:t>
      </w:r>
      <w:r w:rsidR="00E166F8">
        <w:fldChar w:fldCharType="end"/>
      </w:r>
      <w:r w:rsidRPr="008D52F2">
        <w:t>. Because CAZyme gene abundance for most substrates remained unchanged under drought (Figure 2, Table S1) despite changes in community composition under drought in this field experiment</w:t>
      </w:r>
      <w:r w:rsidR="00E166F8">
        <w:t xml:space="preserve"> </w:t>
      </w:r>
      <w:r w:rsidR="00E166F8">
        <w:fldChar w:fldCharType="begin"/>
      </w:r>
      <w:r w:rsidR="00E166F8">
        <w:instrText xml:space="preserve"> ADDIN ZOTERO_ITEM CSL_CITATION {"citationID":"lGABKeDl","properties":{"formattedCitation":"(13,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166F8">
        <w:fldChar w:fldCharType="separate"/>
      </w:r>
      <w:r w:rsidR="00E166F8" w:rsidRPr="00E166F8">
        <w:t>(13, 15, 25, 53)</w:t>
      </w:r>
      <w:r w:rsidR="00E166F8">
        <w:fldChar w:fldCharType="end"/>
      </w:r>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4F5140">
      <w:pPr>
        <w:jc w:val="both"/>
      </w:pPr>
    </w:p>
    <w:p w14:paraId="1BDE19C6" w14:textId="78B1E92A" w:rsidR="005B12DA" w:rsidRPr="008D52F2" w:rsidRDefault="00000000" w:rsidP="004F5140">
      <w:pPr>
        <w:jc w:val="both"/>
      </w:pPr>
      <w:r w:rsidRPr="008D52F2">
        <w:t xml:space="preserve">Functional resistance to precipitation manipulations </w:t>
      </w:r>
      <w:r w:rsidR="002A79B9" w:rsidRPr="008D52F2">
        <w:t xml:space="preserve">could be another explanation for maintenance of decomposition capabilities, as </w:t>
      </w:r>
      <w:r w:rsidRPr="008D52F2">
        <w:t>ha</w:t>
      </w:r>
      <w:r w:rsidR="002A79B9" w:rsidRPr="008D52F2">
        <w:t xml:space="preserve">s </w:t>
      </w:r>
      <w:r w:rsidRPr="008D52F2">
        <w:t>previously been observed in a grassland</w:t>
      </w:r>
      <w:r w:rsidR="00E166F8">
        <w:t xml:space="preserve"> </w:t>
      </w:r>
      <w:r w:rsidR="00E166F8">
        <w:fldChar w:fldCharType="begin"/>
      </w:r>
      <w:r w:rsidR="00E166F8">
        <w:instrText xml:space="preserve"> ADDIN ZOTERO_ITEM CSL_CITATION {"citationID":"PWC9KNNJ","properties":{"formattedCitation":"(62)","plainCitation":"(62)","noteIndex":0},"citationItems":[{"id":130,"uris":["http://zotero.org/users/9539750/items/4B3IMEE9"],"itemData":{"id":130,"type":"article-journal","abstract":"How soil microbial respiration responds to climate change can be constrained by historical climate. Understanding the duration of such legacy effects is key to determining how much they matter for projecting future ecosystem carbon cycling. Here, we tested whether extreme changes in rainfall could overcome constraints imposed by historical rainfall on how soil respiration responds to moisture. We predicted that larger shifts in rainfall regime would alter the magnitude or sensitivity (slope) of the respiration response to moisture compared to smaller changes in rainfall relative to historical conditions. Over 4.5 years, we imposed rain treatments ranging from extreme dry to extreme wet conditions that varied by ~400%, as well as ambient and historical mean rainfall controls. Rain treatments were applied to shortgrass or tallgrass vegetation that represented lower and higher biomass inputs, respectively, to test how shifts in soil resources might affect respiration moisture responses. We found high resistance to altered rainfall in the field, with persistent legacies indicated by no change in the respiration response to moisture among treatment and control rain treatments. The intrinsic respiration response to moisture under controlled laboratory conditions was also unaffected by field rain treatments. In response to field vegetation treatment, there was 10–30% more soil respiration in tallgrass compared to shortgrass that was paralleled by an increase in soil dissolved organic carbon, but no change in moisture sensitivity consistent with independent resource and climate effects. Soil bacteria and fungi were unchanged across all treatments and were largely generalists, suggesting high community as well as functional resistance to change. Climate legacies on soil microbial communities have the potential to modify our expectations for the rate of acclimation and adaptation to altered climate conditions.","container-title":"Soil Biology and Biochemistry","DOI":"10.1016/j.soilbio.2020.107752","ISSN":"0038-0717","journalAbbreviation":"Soil Biology and Biochemistry","language":"en","page":"107752","source":"ScienceDirect","title":"Historical climate legacies on soil respiration persist despite extreme changes in rainfall","volume":"143","author":[{"family":"Hawkes","given":"Christine V."},{"family":"Shinada","given":"Mio"},{"family":"Kivlin","given":"Stephanie N."}],"issued":{"date-parts":[["2020",4,1]]}}}],"schema":"https://github.com/citation-style-language/schema/raw/master/csl-citation.json"} </w:instrText>
      </w:r>
      <w:r w:rsidR="00E166F8">
        <w:fldChar w:fldCharType="separate"/>
      </w:r>
      <w:r w:rsidR="00E166F8" w:rsidRPr="00E166F8">
        <w:t>(62)</w:t>
      </w:r>
      <w:r w:rsidR="00E166F8">
        <w:fldChar w:fldCharType="end"/>
      </w:r>
      <w:r w:rsidRPr="008D52F2">
        <w:t xml:space="preserve"> and a tropical rainforest</w:t>
      </w:r>
      <w:r w:rsidR="00E166F8">
        <w:t xml:space="preserve"> </w:t>
      </w:r>
      <w:r w:rsidR="00E166F8">
        <w:fldChar w:fldCharType="begin"/>
      </w:r>
      <w:r w:rsidR="0018166F">
        <w:instrText xml:space="preserve"> ADDIN ZOTERO_ITEM CSL_CITATION {"citationID":"iKG8tCPg","properties":{"formattedCitation":"(9, 59)","plainCitation":"(9, 59)","noteIndex":0},"citationItems":[{"id":47,"uris":["http://zotero.org/users/9539750/items/2DNXZ5SL"],"itemData":{"id":47,"type":"article-journal","abstract":"Global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E166F8">
        <w:fldChar w:fldCharType="separate"/>
      </w:r>
      <w:r w:rsidR="0018166F" w:rsidRPr="0018166F">
        <w:t>(9, 59)</w:t>
      </w:r>
      <w:r w:rsidR="00E166F8">
        <w:fldChar w:fldCharType="end"/>
      </w:r>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0018166F">
        <w:t xml:space="preserve"> </w:t>
      </w:r>
      <w:r w:rsidR="0018166F">
        <w:fldChar w:fldCharType="begin"/>
      </w:r>
      <w:r w:rsidR="0018166F">
        <w:instrText xml:space="preserve"> ADDIN ZOTERO_ITEM CSL_CITATION {"citationID":"uVDp6hDz","properties":{"formattedCitation":"(59)","plainCitation":"(59)","noteIndex":0},"citationItems":[{"id":24402,"uris":["http://zotero.org/users/9539750/items/95HPMJN9"],"itemData":{"id":24402,"type":"article-journal","abstract":"Abstract\n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18166F">
        <w:fldChar w:fldCharType="separate"/>
      </w:r>
      <w:r w:rsidR="0018166F" w:rsidRPr="0018166F">
        <w:t>(59)</w:t>
      </w:r>
      <w:r w:rsidR="0018166F">
        <w:fldChar w:fldCharType="end"/>
      </w:r>
      <w:r w:rsidRPr="008D52F2">
        <w:t xml:space="preserve">. Our results likely reflect physiological acclimation to dry conditions in </w:t>
      </w:r>
      <w:r w:rsidR="002A79B9" w:rsidRPr="008D52F2">
        <w:t xml:space="preserve">such </w:t>
      </w:r>
      <w:r w:rsidRPr="008D52F2">
        <w:t>semi-arid or arid ecosystems</w:t>
      </w:r>
      <w:r w:rsidR="0018166F">
        <w:t xml:space="preserve"> </w:t>
      </w:r>
      <w:r w:rsidR="0018166F">
        <w:fldChar w:fldCharType="begin"/>
      </w:r>
      <w:r w:rsidR="0018166F">
        <w:instrText xml:space="preserve"> ADDIN ZOTERO_ITEM CSL_CITATION {"citationID":"RuDYlJLJ","properties":{"formattedCitation":"(8, 9, 63, 64)","plainCitation":"(8, 9, 63, 64)","noteIndex":0},"citationItems":[{"id":48,"uris":["http://zotero.org/users/9539750/items/GYRWFEKE"],"itemData":{"id":48,"type":"article-journal","abstract":"Drought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L."}],"accessed":{"date-parts":[["2023",1,10]]},"issued":{"date-parts":[["2016"]]}}},{"id":24405,"uris":["http://zotero.org/users/9539750/items/2KHWVMI7"],"itemData":{"id":24405,"type":"article-journal","abstract":"Soil carbon losses to the atmosphere through soil respiration are expected to rise with ongoing temperature increases, but available evidence from mesic biomes suggests that such response disappears after a few years of experimental warming. However, there is lack of empirical basis for these temporal dynamics in soil respiration responses, and for the mechanisms underlying them, in drylands, which collectively form the largest biome on Earth and store 32% of the global soil organic carbon pool. We coupled data from a 10 year warming experiment in a biocrust-dominated dryland ecosystem with laboratory incubations to confront 0–2 years (short-term hereafter) versus 8–10 years (longer-term hereafter) soil respiration responses to warming. Our results showed that increased soil respiration rates with short-term warming observed in areas with high biocrust cover returned to control levels in the longer-term. Warming-induced increases in soil temperature were the main drivers of the short-term soil respiration responses, whereas longer-term soil respiration responses to warming were primarily driven by thermal acclimation and warming-induced reductions in biocrust cover. Our results highlight the importance of evaluating short- and longer-term soil respiration responses to warming as a mean to reduce the uncertainty in predicting the soil carbon–climate feedback in drylands.","container-title":"Global Change Biology","DOI":"10.1111/gcb.15209","ISSN":"1365-2486","issue":"9","language":"en","license":"© 2020 John Wiley &amp; Sons Ltd","note":"_eprint: https://onlinelibrary.wiley.com/doi/pdf/10.1111/gcb.15209","page":"5254-5266","source":"Wiley Online Library","title":"Contrasting mechanisms underlie short- and longer-term soil respiration responses to experimental warming in a dryland ecosystem","volume":"26","author":[{"family":"Dacal","given":"Marina"},{"family":"García-Palacios","given":"Pablo"},{"family":"Asensio","given":"Sergio"},{"family":"Cano-Díaz","given":"Concha"},{"family":"Gozalo","given":"Beatriz"},{"family":"Ochoa","given":"Victoria"},{"family":"Maestre","given":"Fernando T."}],"issued":{"date-parts":[["2020"]]}}},{"id":24407,"uris":["http://zotero.org/users/9539750/items/46IGKSL4"],"itemData":{"id":24407,"type":"article-journal","abstract":"Abstract\n            \n              \n                \n                  Soil microbial communities largely determine the ability of soils to provide multiple functions simultaneously (i.e. soil multifunctionality; multifunctionality hereafter). However, a major research challenge is understanding how soil microbial communities and associated multifunctionality resist and recover from extreme climate events such as droughts, and how the legacy of past climatic conditions may constrain such responses.\n                \n                \n                  Here, we used soils subjected to 7 years of reduced rainfall (~35% reduction), warming (3°C temperature increase) and their combination to assess climate change legacies on the resistance and resilience of both soil fungal and bacterial communities and multifunctionality to a subsequent extreme drought event (2 weeks at 3% water</w:instrText>
      </w:r>
      <w:r w:rsidR="0018166F">
        <w:rPr>
          <w:rFonts w:ascii="Cambria Math" w:hAnsi="Cambria Math" w:cs="Cambria Math"/>
        </w:rPr>
        <w:instrText>‐</w:instrText>
      </w:r>
      <w:r w:rsidR="0018166F">
        <w:instrText>holding capacity). At the end of the extreme drought, and 1, 15 and 60 days after rewetting, we assessed bacterial and fungal community composition, richness and abundance, as well as a multifunctionality index based on eight functions related with soil carbon (C), nitrogen (N) and phosphorous (P) cycling.\n                \n                \n                  \n                    Climate change legacies influenced the resistance and resilience of bacterial and fungal abundance to extreme drought, but not those of community composition, richness and multifunctionality. The resistance of bacterial and fungal abundance showed opposite responses to warming and reduced rainfall. Specifically, climate change legacies increased the resistance of fungal abundance, whereas they reduced that of bacterial abundance. The resistance and resilience of multifunctionality to extreme drought were not related to the resistance or resilience of bacterial and fungal communities. Yet, the resistance of multifunctionality was related to that of\n                    Chytridiomycota\n                    , whereas its resilience was related to that of\n                    Proteobacteria\n                    .\n                  \n                \n                \n                  Overall, our results indicate that climate change legacies affected the resistance and resilience of soil bacterial and fungal abundance to a subsequent extreme drought event, but not those of their community composition, richness and multifunctionality. Our results provide new insights on how climate change legacies contrastingly influence the resistance and resilience of soil microbial communities and multifunctionality. Furthermore, our findings highlight the role that specific microbial taxa play in maintaining soil multifunctionality and recovering from extreme drought events predicted under anthropogenic climate change.\n                \n              \n            \n            \n              A free\n              Plain Language Summary\n              can be found within the Supporting Information of this article.","container-title":"Functional Ecology","DOI":"10.1111/1365-2435.14000","ISSN":"0269-8463, 1365-2435","issue":"4","journalAbbreviation":"Functional Ecology","language":"en","page":"908-920","source":"DOI.org (Crossref)","title":"Climate change legacies contrastingly affect the resistance and resilience of soil microbial communities and multifunctionality to extreme drought","volume":"36","author":[{"family":"Dacal","given":"Marina"},{"family":"García</w:instrText>
      </w:r>
      <w:r w:rsidR="0018166F">
        <w:rPr>
          <w:rFonts w:ascii="Cambria Math" w:hAnsi="Cambria Math" w:cs="Cambria Math"/>
        </w:rPr>
        <w:instrText>‐</w:instrText>
      </w:r>
      <w:r w:rsidR="0018166F">
        <w:instrText xml:space="preserve">Palacios","given":"Pablo"},{"family":"Asensio","given":"Sergio"},{"family":"Wang","given":"Juntao"},{"family":"Singh","given":"Brajesh K."},{"family":"Maestre","given":"Fernando T."}],"issued":{"date-parts":[["2022",4]]}}}],"schema":"https://github.com/citation-style-language/schema/raw/master/csl-citation.json"} </w:instrText>
      </w:r>
      <w:r w:rsidR="0018166F">
        <w:fldChar w:fldCharType="separate"/>
      </w:r>
      <w:r w:rsidR="0018166F" w:rsidRPr="0018166F">
        <w:t>(8, 9, 63, 64)</w:t>
      </w:r>
      <w:r w:rsidR="0018166F">
        <w:fldChar w:fldCharType="end"/>
      </w:r>
      <w:r w:rsidRPr="008D52F2">
        <w:t>.</w:t>
      </w:r>
    </w:p>
    <w:p w14:paraId="2101FF22" w14:textId="77777777" w:rsidR="002A79B9" w:rsidRPr="008D52F2" w:rsidRDefault="002A79B9" w:rsidP="004F5140">
      <w:pPr>
        <w:jc w:val="both"/>
      </w:pPr>
    </w:p>
    <w:p w14:paraId="04F92E73" w14:textId="61164FB5" w:rsidR="002F27A6" w:rsidRPr="00C41CBD" w:rsidRDefault="00F91B65" w:rsidP="004F5140">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1795A5AC" w:rsidR="005B12DA" w:rsidRPr="008D52F2" w:rsidRDefault="002A79B9" w:rsidP="004F5140">
      <w:pPr>
        <w:jc w:val="both"/>
      </w:pPr>
      <w:r w:rsidRPr="008D52F2">
        <w:t>We specifically sampled for litter of plant species that are characteristic of the two vegetation types (grass and shrub) rather than species that are characteristic of each plot, and therefore, our litter chemistry data might only be indicative of changes in plant physiology under drought</w:t>
      </w:r>
      <w:r w:rsidR="0018166F">
        <w:t xml:space="preserve"> </w:t>
      </w:r>
      <w:r w:rsidR="0018166F">
        <w:fldChar w:fldCharType="begin"/>
      </w:r>
      <w:r w:rsidR="0018166F">
        <w:instrText xml:space="preserve"> ADDIN ZOTERO_ITEM CSL_CITATION {"citationID":"GCrvdQfj","properties":{"formattedCitation":"(20\\uc0\\u8211{}22, 47, 48)","plainCitation":"(20–22, 47, 48)","noteIndex":0},"citationItems":[{"id":35,"uris":["http://zotero.org/users/9539750/items/S7QK4U5H"],"itemData":{"id":35,"type":"article-journal","abstract":"A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18166F">
        <w:rPr>
          <w:rFonts w:ascii="Cambria Math" w:hAnsi="Cambria Math" w:cs="Cambria Math"/>
        </w:rPr>
        <w:instrText>‐</w:instrText>
      </w:r>
      <w:r w:rsidR="0018166F">
        <w:instrText>induced altered initial litter chemistry that persisted throughout the 2 yr of decomposition.\n                  \n                \n                \n                  Our study provides novel insights that drought stress</w:instrText>
      </w:r>
      <w:r w:rsidR="0018166F">
        <w:rPr>
          <w:rFonts w:ascii="Cambria Math" w:hAnsi="Cambria Math" w:cs="Cambria Math"/>
        </w:rPr>
        <w:instrText>‐</w:instrText>
      </w:r>
      <w:r w:rsidR="0018166F">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18166F">
        <w:rPr>
          <w:rFonts w:ascii="Cambria Math" w:hAnsi="Cambria Math" w:cs="Cambria Math"/>
        </w:rPr>
        <w:instrText>‐</w:instrText>
      </w:r>
      <w:r w:rsidR="0018166F">
        <w:instrText>induced changes in plant chemistry alter the compound</w:instrText>
      </w:r>
      <w:r w:rsidR="0018166F">
        <w:rPr>
          <w:rFonts w:ascii="Cambria Math" w:hAnsi="Cambria Math" w:cs="Cambria Math"/>
        </w:rPr>
        <w:instrText>‐</w:instrText>
      </w:r>
      <w:r w:rsidR="0018166F">
        <w:instrText xml:space="preserve">specific degradation of litter during decomposition","volume":"248","author":[{"family":"Zhang","given":"Ziliang"},{"family":"Bodenheimer","given":"Jameson"},{"family":"Scott","given":"Georgianna"},{"family":"Dukes","given":"Jeffrey S."},{"family":"Suseela","given":"Vidya"}],"issued":{"date-parts":[["2025",10]]}}},{"id":24408,"uris":["http://zotero.org/users/9539750/items/3CUE2EER"],"itemData":{"id":24408,"type":"article-journal","abstract":"Even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18166F">
        <w:fldChar w:fldCharType="separate"/>
      </w:r>
      <w:r w:rsidR="0018166F" w:rsidRPr="0018166F">
        <w:t>(20–22, 47, 48)</w:t>
      </w:r>
      <w:r w:rsidR="0018166F">
        <w:fldChar w:fldCharType="end"/>
      </w:r>
      <w:r w:rsidRPr="008D52F2">
        <w:t xml:space="preserve"> and did not adequately account for changes in plant community composition</w:t>
      </w:r>
      <w:r w:rsidR="005E09A7" w:rsidRPr="008D52F2">
        <w:t xml:space="preserve"> such as the shrub to grass conversions observed at our study site</w:t>
      </w:r>
      <w:r w:rsidR="0018166F">
        <w:t xml:space="preserve"> </w:t>
      </w:r>
      <w:r w:rsidR="0018166F">
        <w:fldChar w:fldCharType="begin"/>
      </w:r>
      <w:r w:rsidR="0018166F">
        <w:instrText xml:space="preserve"> ADDIN ZOTERO_ITEM CSL_CITATION {"citationID":"ir5HGjja","properties":{"formattedCitation":"(23,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Pr="008D52F2">
        <w:t xml:space="preserve">. </w:t>
      </w:r>
      <w:r w:rsidR="00F91B65" w:rsidRPr="008D52F2">
        <w:t>Drought has been shown to change plant community composition in observational studies over time</w:t>
      </w:r>
      <w:r w:rsidR="0018166F">
        <w:t xml:space="preserve"> </w:t>
      </w:r>
      <w:r w:rsidR="0018166F">
        <w:fldChar w:fldCharType="begin"/>
      </w:r>
      <w:r w:rsidR="0018166F">
        <w:instrText xml:space="preserve"> ADDIN ZOTERO_ITEM CSL_CITATION {"citationID":"oWFZHeVw","properties":{"formattedCitation":"(65\\uc0\\u8211{}67)","plainCitation":"(65–67)","noteIndex":0},"citationItems":[{"id":50,"uris":["http://zotero.org/users/9539750/items/3EH7NS3U"],"itemData":{"id":50,"type":"article-journal","abstract":"We document changes in forest structure between historical (1930s) and contemporary (2000s) surveys of California vegetation through comparisons of tree abundance and size across the state and within several ecoregions. Across California, tree density in forested regions increased by 30% between the two time periods, whereas forest biomass in the same regions declined, as indicated by a 19% reduction in basal area. These changes reflect a demographic shift in forest structure: larger trees (&gt;61 cm diameter at breast height) have declined, whereas smaller trees (&lt;30 cm) have increased. Large tree declines were found in all surveyed regions of California, whereas small tree increases were found in every region except the south and central coast. Large tree declines were more severe in areas experiencing greater increases in climatic water deficit since the 1930s, based on a hydrologic model of water balance for historical climates through the 20th century. Forest composition in California in the last century has also shifted toward increased dominance by oaks relative to pines, a pattern consistent with warming and increased water stress, and also with paleohistoric shifts in vegetation in California over the last 150,000 y.","container-title":"Proceedings of the National Academy of Sciences","DOI":"10.1073/pnas.1410186112","issue":"5","note":"number: 5\npublisher: Proceedings of the National Academy of Sciences","page":"1458-1463","source":"pnas.org (Atypon)","title":"Twentieth-century shifts in forest structure in California: Denser forests, smaller trees, and increased dominance of oaks","title-short":"Twentieth-century shifts in forest structure in California","volume":"112","author":[{"family":"McIntyre","given":"Patrick J."},{"family":"Thorne","given":"James H."},{"family":"Dolanc","given":"Christopher R."},{"family":"Flint","given":"Alan L."},{"family":"Flint","given":"Lorraine E."},{"family":"Kelly","given":"Maggi"},{"family":"Ackerly","given":"David D."}],"issued":{"date-parts":[["2015",2,3]]}}},{"id":24391,"uris":["http://zotero.org/users/9539750/items/EUAJQL35"],"itemData":{"id":24391,"type":"article-journal","abstract":"Abstract\n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(65–67)</w:t>
      </w:r>
      <w:r w:rsidR="0018166F">
        <w:fldChar w:fldCharType="end"/>
      </w:r>
      <w:r w:rsidR="00F91B65" w:rsidRPr="008D52F2">
        <w:t xml:space="preserve"> as well as in field experiments</w:t>
      </w:r>
      <w:r w:rsidR="0018166F">
        <w:t xml:space="preserve"> </w:t>
      </w:r>
      <w:r w:rsidR="0018166F">
        <w:fldChar w:fldCharType="begin"/>
      </w:r>
      <w:r w:rsidR="0018166F">
        <w:instrText xml:space="preserve"> ADDIN ZOTERO_ITEM CSL_CITATION {"citationID":"UnTX0caP","properties":{"formattedCitation":"(23,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00F91B65" w:rsidRPr="008D52F2">
        <w:t>, with drought being a factor that drives vegetation type conversion from chaparral ecosystems to exotic grasslands in California</w:t>
      </w:r>
      <w:r w:rsidR="0018166F">
        <w:t xml:space="preserve"> </w:t>
      </w:r>
      <w:r w:rsidR="0018166F">
        <w:fldChar w:fldCharType="begin"/>
      </w:r>
      <w:r w:rsidR="0018166F">
        <w:instrText xml:space="preserve"> ADDIN ZOTERO_ITEM CSL_CITATION {"citationID":"veJRGZpM","properties":{"formattedCitation":"(24, 66, 67)","plainCitation":"(24, 66, 67)","noteIndex":0},"citationItems":[{"id":49,"uris":["http://zotero.org/users/9539750/items/ZYJXFRSP"],"itemData":{"id":49,"type":"article-journal","abstract":"Vegetation-type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(24, 66, 67)</w:t>
      </w:r>
      <w:r w:rsidR="0018166F">
        <w:fldChar w:fldCharType="end"/>
      </w:r>
      <w:r w:rsidR="00F91B65" w:rsidRPr="008D52F2">
        <w:t xml:space="preserve">. Such </w:t>
      </w:r>
      <w:del w:id="11" w:author="Brian Chung" w:date="2025-10-21T00:54:00Z" w16du:dateUtc="2025-10-21T07:54:00Z">
        <w:r w:rsidR="00F91B65" w:rsidRPr="008D52F2" w:rsidDel="00B50A4B">
          <w:delText>vegetation type conversions</w:delText>
        </w:r>
      </w:del>
      <w:ins w:id="12" w:author="Brian Chung" w:date="2025-10-21T00:54:00Z" w16du:dateUtc="2025-10-21T07:54:00Z">
        <w:r w:rsidR="00B50A4B">
          <w:t>changes in plant community composition</w:t>
        </w:r>
      </w:ins>
      <w:r w:rsidR="00F91B65" w:rsidRPr="008D52F2">
        <w:t xml:space="preserve"> must be included in future experiments as they can change the litter that microbes decompose, affecting microbial communities, their traits, and decomposition rates</w:t>
      </w:r>
      <w:r w:rsidR="0018166F">
        <w:t xml:space="preserve"> </w:t>
      </w:r>
      <w:r w:rsidR="0018166F">
        <w:fldChar w:fldCharType="begin"/>
      </w:r>
      <w:r w:rsidR="0018166F">
        <w:instrText xml:space="preserve"> ADDIN ZOTERO_ITEM CSL_CITATION {"citationID":"vTdLG3tz","properties":{"formattedCitation":"(68)","plainCitation":"(68)","noteIndex":0},"citationItems":[{"id":24394,"uris":["http://zotero.org/users/9539750/items/59PIBQ7K"],"itemData":{"id":24394,"type":"article-journal","abstract":"• Plant invasion potentially alters ecosystem carbon (C) and nitrogen (N) cycles. However, the overall direction and magnitude of such alterations are poorly quantified. • Here, 94 experimental studies were synthesized, using a meta-analysis approach, to quantify the changes of 20 variables associated with C and N cycles, including their pools, fluxes, and other related parameters in response to plant invasion. • Pool variables showed significant changes in invaded ecosystems relative to native ecosystems, ranging from a 5% increase in root carbon stock to a 133% increase in shoot C stock. Flux variables, such as above-ground net primary production and litter decomposition, increased by 50–120% in invaded ecosystems, compared with native ones. Plant N concentration, soil and concentrations were 40, 30 and 17% higher in invaded than in native ecosystems, respectively. Increases in plant production and soil N availability indicate that there was positive feedback between plant invasion and C and N cycles in invaded ecosystems. • Invasions by woody and N-fixing plants tended to have greater impacts on C and N cycles than those by herbaceous and nonN-fixing plants, respectively. The responses to plant invasion are not different among forests, grasslands, and wetlands. All of these changes suggest that plant invasion profoundly influences ecosystem processes.","container-title":"New Phytologist","DOI":"10.1111/j.1469-8137.2007.02290.x","ISSN":"1469-8137","issue":"3","language":"en","note":"_eprint: https://nph.onlinelibrary.wiley.com/doi/pdf/10.1111/j.1469-8137.2007.02290.x","page":"706-714","source":"Wiley Online Library","title":"Altered ecosystem carbon and nitrogen cycles by plant invasion: a meta-analysis","title-short":"Altered ecosystem carbon and nitrogen cycles by plant invasion","volume":"177","author":[{"family":"Liao","given":"Chengzhang"},{"family":"Peng","given":"Ronghao"},{"family":"Luo","given":"Yiqi"},{"family":"Zhou","given":"Xuhui"},{"family":"Wu","given":"Xiaowen"},{"family":"Fang","given":"Changming"},{"family":"Chen","given":"Jiakuan"},{"family":"Li","given":"Bo"}],"issued":{"date-parts":[["2008"]]}}}],"schema":"https://github.com/citation-style-language/schema/raw/master/csl-citation.json"} </w:instrText>
      </w:r>
      <w:r w:rsidR="0018166F">
        <w:fldChar w:fldCharType="separate"/>
      </w:r>
      <w:r w:rsidR="0018166F" w:rsidRPr="0018166F">
        <w:t>(68)</w:t>
      </w:r>
      <w:r w:rsidR="0018166F">
        <w:fldChar w:fldCharType="end"/>
      </w:r>
      <w:r w:rsidR="00F91B65" w:rsidRPr="008D52F2">
        <w:t xml:space="preserve">. </w:t>
      </w:r>
      <w:r w:rsidRPr="008D52F2">
        <w:t>Furthermore, while our litter chemistry results are broadly consistent with litter chemistry results in other studies</w:t>
      </w:r>
      <w:r w:rsidR="0018166F">
        <w:t xml:space="preserve"> </w:t>
      </w:r>
      <w:r w:rsidR="0018166F">
        <w:fldChar w:fldCharType="begin"/>
      </w:r>
      <w:r w:rsidR="0018166F">
        <w:instrText xml:space="preserve"> ADDIN ZOTERO_ITEM CSL_CITATION {"citationID":"STXAzxuZ","properties":{"formattedCitation":"(13, 20, 21, 29, 30, 32)","plainCitation":"(13, 20, 21, 29, 30, 32)","noteIndex":0},"citationItems":[{"id":29,"uris":["http://zotero.org/users/9539750/items/6LSFTCF6"],"itemData":{"id":29,"type":"article-journal","abstract":"Rates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18166F">
        <w:rPr>
          <w:rFonts w:ascii="Cambria Math" w:hAnsi="Cambria Math" w:cs="Cambria Math"/>
        </w:rPr>
        <w:instrText>‐</w:instrText>
      </w:r>
      <w:r w:rsidR="0018166F">
        <w:instrText xml:space="preserve"> and low</w:instrText>
      </w:r>
      <w:r w:rsidR="0018166F">
        <w:rPr>
          <w:rFonts w:ascii="Cambria Math" w:hAnsi="Cambria Math" w:cs="Cambria Math"/>
        </w:rPr>
        <w:instrText>‐</w:instrText>
      </w:r>
      <w:r w:rsidR="0018166F">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18166F">
        <w:rPr>
          <w:rFonts w:ascii="Cambria Math" w:hAnsi="Cambria Math" w:cs="Cambria Math"/>
        </w:rPr>
        <w:instrText>‐</w:instrText>
      </w:r>
      <w:r w:rsidR="0018166F">
        <w:instrText>blocking reduced litter mass loss from 16% to 1% in high</w:instrText>
      </w:r>
      <w:r w:rsidR="0018166F">
        <w:rPr>
          <w:rFonts w:ascii="Cambria Math" w:hAnsi="Cambria Math" w:cs="Cambria Math"/>
        </w:rPr>
        <w:instrText>‐</w:instrText>
      </w:r>
      <w:r w:rsidR="0018166F">
        <w:instrText>lignin litter and from 29% to 17% in low</w:instrText>
      </w:r>
      <w:r w:rsidR="0018166F">
        <w:rPr>
          <w:rFonts w:ascii="Cambria Math" w:hAnsi="Cambria Math" w:cs="Cambria Math"/>
        </w:rPr>
        <w:instrText>‐</w:instrText>
      </w:r>
      <w:r w:rsidR="0018166F">
        <w:instrText>lignin litter. Contrary to our second hypothesis, UV treatment did not have a significant effect on lignin content in either litter type. Instead, UV</w:instrText>
      </w:r>
      <w:r w:rsidR="0018166F">
        <w:rPr>
          <w:rFonts w:ascii="Cambria Math" w:hAnsi="Cambria Math" w:cs="Cambria Math"/>
        </w:rPr>
        <w:instrText>‐</w:instrText>
      </w:r>
      <w:r w:rsidR="0018166F">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18166F">
        <w:fldChar w:fldCharType="separate"/>
      </w:r>
      <w:r w:rsidR="0018166F" w:rsidRPr="0018166F">
        <w:t>(13, 20, 21, 29, 30, 32)</w:t>
      </w:r>
      <w:r w:rsidR="0018166F">
        <w:fldChar w:fldCharType="end"/>
      </w:r>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4F5140">
      <w:pPr>
        <w:jc w:val="both"/>
      </w:pPr>
    </w:p>
    <w:p w14:paraId="460F78D5" w14:textId="168B9B5C" w:rsidR="005B12DA" w:rsidRPr="008D52F2" w:rsidRDefault="00000000" w:rsidP="004F5140">
      <w:pPr>
        <w:jc w:val="both"/>
      </w:pPr>
      <w:r w:rsidRPr="008D52F2">
        <w:t>Consistent with our study, studies of litter decomposition in Mediterranean ecosystems so far indicate that drought-induced changes in litter chemistry either do not influence decomposition rates</w:t>
      </w:r>
      <w:r w:rsidR="00E576F8">
        <w:t xml:space="preserve"> </w:t>
      </w:r>
      <w:r w:rsidR="00E576F8">
        <w:fldChar w:fldCharType="begin"/>
      </w:r>
      <w:r w:rsidR="00E576F8">
        <w:instrText xml:space="preserve"> ADDIN ZOTERO_ITEM CSL_CITATION {"citationID":"j4QxpGvu","properties":{"formattedCitation":"(13, 25)","plainCitation":"(13, 25)","noteIndex":0},"citationItems":[{"id":29,"uris":["http://zotero.org/users/9539750/items/6LSFTCF6"],"itemData":{"id":29,"type":"article-journal","abstract":"Rates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E576F8">
        <w:fldChar w:fldCharType="separate"/>
      </w:r>
      <w:r w:rsidR="00E576F8" w:rsidRPr="00E576F8">
        <w:t>(13, 25)</w:t>
      </w:r>
      <w:r w:rsidR="00E576F8">
        <w:fldChar w:fldCharType="end"/>
      </w:r>
      <w:r w:rsidRPr="008D52F2">
        <w:t xml:space="preserve"> or do not influence decomposition rates as much as direct effects of drought</w:t>
      </w:r>
      <w:r w:rsidR="00E576F8">
        <w:t xml:space="preserve"> </w:t>
      </w:r>
      <w:r w:rsidR="00E576F8">
        <w:fldChar w:fldCharType="begin"/>
      </w:r>
      <w:r w:rsidR="00E576F8">
        <w:instrText xml:space="preserve"> ADDIN ZOTERO_ITEM CSL_CITATION {"citationID":"xQSqctEu","properties":{"formattedCitation":"(69)","plainCitation":"(69)","noteIndex":0},"citationItems":[{"id":24149,"uris":["http://zotero.org/users/9539750/items/ZSFICUC4"],"itemData":{"id":24149,"type":"article-journal","abstract":"AbstractLeaf litter decomposition is a key component of global biogeochemical cycles that influence soil carbon storage, nutrient availability and plant productivity. Ongoing climate change will lead to warmer and drier conditions in many dryland regions, potentially affecting litter decomposition and nutrient dynamics. Climate change effects can be direct and/or indirect, for example, through changes in litter quality, yet their relative importance on litter decomposition remains unclear.We conducted a manipulative study in a semi</w:instrText>
      </w:r>
      <w:r w:rsidR="00E576F8">
        <w:rPr>
          <w:rFonts w:ascii="Cambria Math" w:hAnsi="Cambria Math" w:cs="Cambria Math"/>
        </w:rPr>
        <w:instrText>‐</w:instrText>
      </w:r>
      <w:r w:rsidR="00E576F8">
        <w:instrText>arid shrubland to assess the effects of leaf litter quality, forecasted climate change, that is, +2.5°C warming (W), 30% rainfall reduction (RR) as well as their interaction (W + RR) to elucidate their relative effects on litter decomposition.Climatic effects alone reduced decomposition of a homogeneous Control leaf litter collected from Helianthemum squamatum shrubs growing in unmanipulated plots by 23.4%, 18.1% and 29.8% in the W, RR and W + RR treatments respectively. Leaf litter quality was lower in shrubs that had been growing in warmed plots (W and W + RR), as they had lower nutrient concentrations (P, Fe) and higher C:N and C:P ratios than leaf litter produced under ambient (Control) conditions. Lignin concentration was significantly lower in litter from W + RR plots, yet when both climate and litter quality were considered simultaneously, decomposition rates were 32.0%, 26.3% and 39.9% lower in W, RR and W + RR plots compared to Controls. In addition, we found greater microbial N immobilization in leaf litter incubated within warmed (W and W + RR) than within non</w:instrText>
      </w:r>
      <w:r w:rsidR="00E576F8">
        <w:rPr>
          <w:rFonts w:ascii="Cambria Math" w:hAnsi="Cambria Math" w:cs="Cambria Math"/>
        </w:rPr>
        <w:instrText>‐</w:instrText>
      </w:r>
      <w:r w:rsidR="00E576F8">
        <w:instrText>warmed plots (Control and RR). Structural equation modelling showed that higher litter moisture and microbial biomass contents stimulated decomposition. Simulated climate change (W, RR and W + RR) reduced decomposition indirectly by negatively affecting litter moisture contents and litter microbial biomass. Microbial nitrogen immobilization was stimulated by the lower quality (i.e. high C:N ratios) of the leaf litter collected in shrubs from warmed plots (W and W + RR).Synthesis. Our findings indicate that forecasted climate change conditions slow down C and N cycling in a dryland ecosystem, an effect that is further exacerbated by climate change</w:instrText>
      </w:r>
      <w:r w:rsidR="00E576F8">
        <w:rPr>
          <w:rFonts w:ascii="Cambria Math" w:hAnsi="Cambria Math" w:cs="Cambria Math"/>
        </w:rPr>
        <w:instrText>‐</w:instrText>
      </w:r>
      <w:r w:rsidR="00E576F8">
        <w:instrText xml:space="preserve">induced reductions in litter quality and related reductions in bacterial and fungal biomass in litter.","container-title":"Journal of Ecology","DOI":"10.1111/1365-2745.13168","ISSN":"0022-0477, 1365-2745","issue":"5","language":"en","license":"http://onlinelibrary.wiley.com/termsAndConditions#vor","note":"publisher: Wiley","page":"2364-2382","source":"Crossref","title":"Altered leaf litter quality exacerbates the negative impact of climate change on decomposition","volume":"107","author":[{"family":"Prieto","given":"Iván"},{"family":"Almagro","given":"María"},{"family":"Bastida","given":"Felipe"},{"family":"Querejeta","given":"José Ignacio"}],"editor":[{"family":"Kardol","given":"Paul"}],"issued":{"date-parts":[["2019",9]]}}}],"schema":"https://github.com/citation-style-language/schema/raw/master/csl-citation.json"} </w:instrText>
      </w:r>
      <w:r w:rsidR="00E576F8">
        <w:fldChar w:fldCharType="separate"/>
      </w:r>
      <w:r w:rsidR="00E576F8" w:rsidRPr="00E576F8">
        <w:t>(69)</w:t>
      </w:r>
      <w:r w:rsidR="00E576F8">
        <w:fldChar w:fldCharType="end"/>
      </w:r>
      <w:r w:rsidRPr="008D52F2">
        <w:t xml:space="preserve">. </w:t>
      </w:r>
      <w:r w:rsidR="00F91B65" w:rsidRPr="008D52F2">
        <w:t>P</w:t>
      </w:r>
      <w:r w:rsidRPr="008D52F2">
        <w:t xml:space="preserve">lant litter </w:t>
      </w:r>
      <w:r w:rsidR="00F91B65" w:rsidRPr="008D52F2">
        <w:t xml:space="preserve">chemistry </w:t>
      </w:r>
      <w:r w:rsidRPr="008D52F2">
        <w:t>can influence how, microbial parameters such as biomass, diversity, and composition</w:t>
      </w:r>
      <w:r w:rsidR="00E576F8">
        <w:t xml:space="preserve"> </w:t>
      </w:r>
      <w:r w:rsidR="00E576F8">
        <w:fldChar w:fldCharType="begin"/>
      </w:r>
      <w:r w:rsidR="00E576F8">
        <w:instrText xml:space="preserve"> ADDIN ZOTERO_ITEM CSL_CITATION {"citationID":"ca0Nlb7K","properties":{"formattedCitation":"(14, 70)","plainCitation":"(14, 70)","noteIndex":0},"citationItems":[{"id":24359,"uris":["http://zotero.org/users/9539750/items/VMMD95QX"],"itemData":{"id":24359,"type":"article-journal","abstract":"The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id":24361,"uris":["http://zotero.org/users/9539750/items/KTRAFNTT"],"itemData":{"id":24361,"type":"article-journal","abstract":"The consequences of predicted climate change on ecosystem processes is difficult to evaluate, because biodiversity is also susceptible to change resulting in complex interactions on ecosystem functioning. With an experimental approach, we aimed to understand how plant community diversity (through different plant litter mixtures) and climate change (through decreased precipitation) may impact microbial abundance and diversity and affect C and N cycling in a Mediterranean shrubland. Along a natural plant diversity gradient, we manipulated the amount of precipitation and followed leaf litter decomposition during one year. We found that multi-species litter mixtures had higher microbial abundance, lower bacterial diversity and higher fungal diversity than predicted from single-species litter. In addition, C and N release increased with increasing litter species richness. Microbial abundance and diversity were positively, but weakly, correlated to the litter mixture effects on C and N release. Drier conditions increased microbial diversity but had no effect on microbial abundance. The net release of N from decomposing litter was lower with reduced precipitation irrespective of litter species richness and composition, while that of C was higher or lower depending on litter species composition. The relationships between microbial communities and litter mixture effects on C and N release were altered under drier conditions. Our data provide clear evidence that microbial decomposers and the processes they drive, respond to changing plant community diversity and composition in a Mediterranean shrubland. We highlighted the importance of Quercus coccifera that appears to be a key species in shaping microbial communities and driving synergistic effects on C and N release more than the three other shrub species. Our study also suggests that shifts in the plant community composition may have stronger impacts on litter decomposition and nutrient cycling than relatively subtle changes in precipitation as simulated in our study.","container-title":"Soil Biology and Biochemistry","DOI":"10.1016/j.soilbio.2017.04.006","ISSN":"0038-0717","journalAbbreviation":"Soil Biology and Biochemistry","page":"124-134","source":"ScienceDirect","title":"Plant litter diversity increases microbial abundance, fungal diversity, and carbon and nitrogen cycling in a Mediterranean shrubland","volume":"111","author":[{"family":"Santonja","given":"Mathieu"},{"family":"Rancon","given":"Anaïs"},{"family":"Fromin","given":"Nathalie"},{"family":"Baldy","given":"Virginie"},{"family":"Hättenschwiler","given":"Stephan"},{"family":"Fernandez","given":"Catherine"},{"family":"Montès","given":"Nicolas"},{"family":"Mirleau","given":"Pascal"}],"issued":{"date-parts":[["2017",8,1]]}}}],"schema":"https://github.com/citation-style-language/schema/raw/master/csl-citation.json"} </w:instrText>
      </w:r>
      <w:r w:rsidR="00E576F8">
        <w:fldChar w:fldCharType="separate"/>
      </w:r>
      <w:r w:rsidR="00E576F8" w:rsidRPr="00E576F8">
        <w:t>(14, 70)</w:t>
      </w:r>
      <w:r w:rsidR="00E576F8">
        <w:fldChar w:fldCharType="end"/>
      </w:r>
      <w:r w:rsidRPr="008D52F2">
        <w:t>, and how microbial traits respond to drought</w:t>
      </w:r>
      <w:r w:rsidR="00E576F8">
        <w:t xml:space="preserve"> </w:t>
      </w:r>
      <w:r w:rsidR="00E576F8">
        <w:fldChar w:fldCharType="begin"/>
      </w:r>
      <w:r w:rsidR="00E576F8">
        <w:instrText xml:space="preserve"> ADDIN ZOTERO_ITEM CSL_CITATION {"citationID":"iRwejqoR","properties":{"formattedCitation":"(8, 31)","plainCitation":"(8, 31)","noteIndex":0},"citationItems":[{"id":48,"uris":["http://zotero.org/users/9539750/items/GYRWFEKE"],"itemData":{"id":48,"type":"article-journal","abstract":"Drought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E576F8" w:rsidRPr="00E576F8">
        <w:t>(8, 31)</w:t>
      </w:r>
      <w:r w:rsidR="00E576F8">
        <w:fldChar w:fldCharType="end"/>
      </w:r>
      <w:r w:rsidR="00F91B65" w:rsidRPr="008D52F2">
        <w:t xml:space="preserve"> and affect </w:t>
      </w:r>
      <w:r w:rsidRPr="008D52F2">
        <w:t xml:space="preserve"> </w:t>
      </w:r>
      <w:r w:rsidR="00F91B65" w:rsidRPr="008D52F2">
        <w:t>decomposition rates</w:t>
      </w:r>
      <w:r w:rsidR="00E576F8">
        <w:t xml:space="preserve"> </w:t>
      </w:r>
      <w:r w:rsidR="00E576F8">
        <w:fldChar w:fldCharType="begin"/>
      </w:r>
      <w:r w:rsidR="00E576F8">
        <w:instrText xml:space="preserve"> ADDIN ZOTERO_ITEM CSL_CITATION {"citationID":"tn3sqWm2","properties":{"formattedCitation":"(11, 12)","plainCitation":"(11, 12)","noteIndex":0},"citationItems":[{"id":24356,"uris":["http://zotero.org/users/9539750/items/DZJJIXS7"],"itemData":{"id":24356,"type":"article-journal","abstract":"Plant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schema":"https://github.com/citation-style-language/schema/raw/master/csl-citation.json"} </w:instrText>
      </w:r>
      <w:r w:rsidR="00E576F8">
        <w:fldChar w:fldCharType="separate"/>
      </w:r>
      <w:r w:rsidR="00E576F8" w:rsidRPr="00E576F8">
        <w:t>(11, 12)</w:t>
      </w:r>
      <w:r w:rsidR="00E576F8">
        <w:fldChar w:fldCharType="end"/>
      </w:r>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4F5140">
      <w:pPr>
        <w:jc w:val="both"/>
      </w:pPr>
    </w:p>
    <w:p w14:paraId="1290DED5" w14:textId="77777777" w:rsidR="005B12DA" w:rsidRPr="008D52F2" w:rsidRDefault="005B12DA" w:rsidP="004F5140">
      <w:pPr>
        <w:jc w:val="both"/>
      </w:pPr>
    </w:p>
    <w:p w14:paraId="77B6AF3C" w14:textId="77777777" w:rsidR="00AA3E19" w:rsidRPr="00C41CBD" w:rsidRDefault="00AA3E19" w:rsidP="004F5140">
      <w:pPr>
        <w:pStyle w:val="Heading1"/>
        <w:jc w:val="both"/>
        <w:rPr>
          <w:sz w:val="32"/>
          <w:szCs w:val="32"/>
        </w:rPr>
      </w:pPr>
      <w:r w:rsidRPr="00C41CBD">
        <w:rPr>
          <w:sz w:val="32"/>
          <w:szCs w:val="32"/>
        </w:rPr>
        <w:t>Materials and Methods</w:t>
      </w:r>
    </w:p>
    <w:p w14:paraId="366D9353" w14:textId="77777777" w:rsidR="00AA3E19" w:rsidRPr="00C41CBD" w:rsidRDefault="00AA3E19" w:rsidP="004F5140">
      <w:pPr>
        <w:pStyle w:val="Heading2"/>
        <w:jc w:val="both"/>
        <w:rPr>
          <w:b/>
          <w:bCs/>
          <w:sz w:val="24"/>
          <w:szCs w:val="24"/>
        </w:rPr>
      </w:pPr>
      <w:bookmarkStart w:id="13" w:name="_cqwrnapy469r" w:colFirst="0" w:colLast="0"/>
      <w:bookmarkEnd w:id="13"/>
      <w:r w:rsidRPr="00C41CBD">
        <w:rPr>
          <w:b/>
          <w:bCs/>
          <w:sz w:val="24"/>
          <w:szCs w:val="24"/>
        </w:rPr>
        <w:t>Field Experiment Description</w:t>
      </w:r>
    </w:p>
    <w:p w14:paraId="7BE6B0FD" w14:textId="63DAA406" w:rsidR="00FC42A1" w:rsidRPr="008D52F2" w:rsidRDefault="00FC42A1" w:rsidP="004F5140">
      <w:pPr>
        <w:jc w:val="both"/>
      </w:pPr>
      <w:r w:rsidRPr="008D52F2">
        <w:t>This study took place at the Loma Ridge Global Change Experiment (33°44’N, 117°42’W, 365 m elevation) near Irvine, California, USA. The climate is Mediterranean with a cool rainy season from November to April and a warm dry season from May to October of each year. The mean annual temperature is 17°C and the mean annual precipitation is 325 mm</w:t>
      </w:r>
      <w:r w:rsidR="00E576F8">
        <w:t xml:space="preserve"> </w:t>
      </w:r>
      <w:r w:rsidR="00E576F8">
        <w:fldChar w:fldCharType="begin"/>
      </w:r>
      <w:r w:rsidR="00E576F8">
        <w:instrText xml:space="preserve"> ADDIN ZOTERO_ITEM CSL_CITATION {"citationID":"IYlIuZdZ","properties":{"formattedCitation":"(13)","plainCitation":"(13)","noteIndex":0},"citationItems":[{"id":29,"uris":["http://zotero.org/users/9539750/items/6LSFTCF6"],"itemData":{"id":29,"type":"article-journal","abstract":"Rates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E576F8">
        <w:fldChar w:fldCharType="separate"/>
      </w:r>
      <w:r w:rsidR="00E576F8" w:rsidRPr="00E576F8">
        <w:t>(13)</w:t>
      </w:r>
      <w:r w:rsidR="00E576F8">
        <w:fldChar w:fldCharType="end"/>
      </w:r>
      <w:r w:rsidRPr="008D52F2">
        <w:t>. We used plots made of two vegetation types shrubland with coastal sage scrub and grassland. Each plot was subjected to reduced or ambient precipitation treatments</w:t>
      </w:r>
      <w:r w:rsidR="00E576F8">
        <w:t xml:space="preserve"> </w:t>
      </w:r>
      <w:r w:rsidR="00E576F8">
        <w:fldChar w:fldCharType="begin"/>
      </w:r>
      <w:r w:rsidR="00E576F8">
        <w:instrText xml:space="preserve"> ADDIN ZOTERO_ITEM CSL_CITATION {"citationID":"qeOOaqoW","properties":{"formattedCitation":"(24)","plainCitation":"(24)","noteIndex":0},"citationItems":[{"id":49,"uris":["http://zotero.org/users/9539750/items/ZYJXFRSP"],"itemData":{"id":49,"type":"article-journal","abstract":"Vegetation-type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(24)</w:t>
      </w:r>
      <w:r w:rsidR="00E576F8">
        <w:fldChar w:fldCharType="end"/>
      </w:r>
      <w:r w:rsidRPr="008D52F2">
        <w:t>. This led to four treatment combinations (2 vegetation types x 2 precipitation treatments). Each treatment combination had four replicate plots, leading to a total of 16 plots (4 treatment combinations x 4 replicate plots). The reduced precipitation treatment plots were covered with clear polyethylene tarps during a subset of winter storms, reducing annual precipitation by ~40%</w:t>
      </w:r>
      <w:r w:rsidR="00E576F8">
        <w:t xml:space="preserve"> </w:t>
      </w:r>
      <w:r w:rsidR="00E576F8">
        <w:fldChar w:fldCharType="begin"/>
      </w:r>
      <w:r w:rsidR="00E576F8">
        <w:instrText xml:space="preserve"> ADDIN ZOTERO_ITEM CSL_CITATION {"citationID":"G9SiP4xL","properties":{"formattedCitation":"(13, 24)","plainCitation":"(13, 24)","noteIndex":0},"citationItems":[{"id":29,"uris":["http://zotero.org/users/9539750/items/6LSFTCF6"],"itemData":{"id":29,"type":"article-journal","abstract":"Rates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(13, 24)</w:t>
      </w:r>
      <w:r w:rsidR="00E576F8">
        <w:fldChar w:fldCharType="end"/>
      </w:r>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forbs of the genera </w:t>
      </w:r>
      <w:r w:rsidRPr="008D52F2">
        <w:rPr>
          <w:i/>
        </w:rPr>
        <w:t>Erodium</w:t>
      </w:r>
      <w:r w:rsidRPr="008D52F2">
        <w:t xml:space="preserve"> and </w:t>
      </w:r>
      <w:r w:rsidRPr="008D52F2">
        <w:rPr>
          <w:i/>
        </w:rPr>
        <w:t>Lupinus</w:t>
      </w:r>
      <w:r w:rsidRPr="008D52F2">
        <w:t xml:space="preserve">, and the native perennial grass </w:t>
      </w:r>
      <w:r w:rsidRPr="008D52F2">
        <w:rPr>
          <w:i/>
        </w:rPr>
        <w:t>Stipa pulchra</w:t>
      </w:r>
      <w:r w:rsidRPr="008D52F2">
        <w:t xml:space="preserve"> </w:t>
      </w:r>
      <w:r w:rsidR="00E576F8">
        <w:fldChar w:fldCharType="begin"/>
      </w:r>
      <w:r w:rsidR="00E576F8">
        <w:instrText xml:space="preserve"> ADDIN ZOTERO_ITEM CSL_CITATION {"citationID":"BSeK85hU","properties":{"formattedCitation":"(8, 53)","plainCitation":"(8, 53)","noteIndex":0},"citationItems":[{"id":48,"uris":["http://zotero.org/users/9539750/items/GYRWFEKE"],"itemData":{"id":48,"type":"article-journal","abstract":"Drought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576F8">
        <w:fldChar w:fldCharType="separate"/>
      </w:r>
      <w:r w:rsidR="00E576F8" w:rsidRPr="00E576F8">
        <w:t>(8, 53)</w:t>
      </w:r>
      <w:r w:rsidR="00E576F8">
        <w:fldChar w:fldCharType="end"/>
      </w:r>
      <w:r w:rsidRPr="008D52F2">
        <w:t xml:space="preserve">. Shrub plots (18.3 m x 12.2 m) were dominated by native </w:t>
      </w:r>
      <w:r w:rsidRPr="008D52F2">
        <w:rPr>
          <w:i/>
        </w:rPr>
        <w:t>Salvia mellifera</w:t>
      </w:r>
      <w:r w:rsidRPr="008D52F2">
        <w:t xml:space="preserve">, </w:t>
      </w:r>
      <w:r w:rsidRPr="008D52F2">
        <w:rPr>
          <w:i/>
        </w:rPr>
        <w:t>Artemisia californica</w:t>
      </w:r>
      <w:r w:rsidRPr="008D52F2">
        <w:t xml:space="preserve">, and </w:t>
      </w:r>
      <w:r w:rsidRPr="008D52F2">
        <w:rPr>
          <w:i/>
        </w:rPr>
        <w:t>Malosma laurina</w:t>
      </w:r>
      <w:r w:rsidRPr="008D52F2">
        <w:t xml:space="preserve"> </w:t>
      </w:r>
      <w:r w:rsidR="00E576F8">
        <w:fldChar w:fldCharType="begin"/>
      </w:r>
      <w:r w:rsidR="00E576F8">
        <w:instrText xml:space="preserve"> ADDIN ZOTERO_ITEM CSL_CITATION {"citationID":"OYAUCUHQ","properties":{"formattedCitation":"(8)","plainCitation":"(8)","noteIndex":0},"citationItems":[{"id":48,"uris":["http://zotero.org/users/9539750/items/GYRWFEKE"],"itemData":{"id":48,"type":"article-journal","abstract":"Drought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E576F8">
        <w:fldChar w:fldCharType="separate"/>
      </w:r>
      <w:r w:rsidR="00E576F8" w:rsidRPr="00E576F8">
        <w:t>(8)</w:t>
      </w:r>
      <w:r w:rsidR="00E576F8">
        <w:fldChar w:fldCharType="end"/>
      </w:r>
      <w:r w:rsidRPr="008D52F2">
        <w:t>.</w:t>
      </w:r>
    </w:p>
    <w:p w14:paraId="7F6F387B" w14:textId="77777777" w:rsidR="00AA3E19" w:rsidRPr="00C41CBD" w:rsidRDefault="00AA3E19" w:rsidP="004F5140">
      <w:pPr>
        <w:pStyle w:val="Heading2"/>
        <w:jc w:val="both"/>
        <w:rPr>
          <w:b/>
          <w:bCs/>
          <w:sz w:val="24"/>
          <w:szCs w:val="24"/>
        </w:rPr>
      </w:pPr>
      <w:bookmarkStart w:id="14" w:name="_rctqvscv2sa5" w:colFirst="0" w:colLast="0"/>
      <w:bookmarkEnd w:id="14"/>
      <w:r w:rsidRPr="00C41CBD">
        <w:rPr>
          <w:b/>
          <w:bCs/>
          <w:sz w:val="24"/>
          <w:szCs w:val="24"/>
        </w:rPr>
        <w:t>Experimental Design</w:t>
      </w:r>
    </w:p>
    <w:p w14:paraId="68D6C6E2" w14:textId="2E221DFF" w:rsidR="00AA3E19" w:rsidRPr="008D52F2" w:rsidRDefault="00FC42A1" w:rsidP="004F5140">
      <w:pPr>
        <w:jc w:val="both"/>
      </w:pPr>
      <w:r w:rsidRPr="008D52F2">
        <w:t xml:space="preserve">We measured decomposition rates, litter chemistry, metagenomics-derived functional gene abundance, and enzyme activity on plant litter at the field site </w:t>
      </w:r>
      <w:r w:rsidR="00AA3E19" w:rsidRPr="008D52F2">
        <w:t>with continued precipitation treatment</w:t>
      </w:r>
      <w:r w:rsidR="00E576F8">
        <w:t xml:space="preserve"> </w:t>
      </w:r>
      <w:r w:rsidR="00E576F8">
        <w:fldChar w:fldCharType="begin"/>
      </w:r>
      <w:r w:rsidR="00E576F8">
        <w:instrText xml:space="preserve"> ADDIN ZOTERO_ITEM CSL_CITATION {"citationID":"haRNnPZz","properties":{"formattedCitation":"(31)","plainCitation":"(31)","noteIndex":0},"citationItems":[{"id":24363,"uris":["http://zotero.org/users/9539750/items/339L4A5N"],"itemData":{"id":24363,"type":"article-journal","abstract":"Microbes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E576F8" w:rsidRPr="00E576F8">
        <w:t>(31)</w:t>
      </w:r>
      <w:r w:rsidR="00E576F8">
        <w:fldChar w:fldCharType="end"/>
      </w:r>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were sampled from shrub plots of both precipitation treatments and </w:t>
      </w:r>
      <w:r w:rsidRPr="008D52F2">
        <w:t>the same</w:t>
      </w:r>
      <w:r w:rsidR="00AA3E19" w:rsidRPr="008D52F2">
        <w:t xml:space="preserve"> for grass litter). Litter from all plots within each treatment combination was combined and mixed by hand while keeping treatment combinations separate from each other. We then made litter bags from 1 mm window mesh and filled each bag with 6 g litter from one treatment combination. Litter bags were deployed on September 12, </w:t>
      </w:r>
      <w:r w:rsidRPr="008D52F2">
        <w:t>2017,</w:t>
      </w:r>
      <w:r w:rsidR="00AA3E19" w:rsidRPr="008D52F2">
        <w:t xml:space="preserve"> and were collected from each plot over four time points. In total, this study deployed 64 litter bags (16 </w:t>
      </w:r>
      <w:r w:rsidR="00AA3E19" w:rsidRPr="008D52F2">
        <w:lastRenderedPageBreak/>
        <w:t>plots x 4 time points), with 16 litter bags (one litter bag from each plot) being collected at each time point for laboratory analysis. We collected litter bags on November 30, 2017 (T1), April 11, 2018 (T2), November 2018 (T3), and February 2019 (T4). An aliquot of the sampled litter was ground in a coffee mixer (a quick whirl for 5 s) to create a coarse powder which was used for subsequent analyses.</w:t>
      </w:r>
    </w:p>
    <w:p w14:paraId="1298C437" w14:textId="77777777" w:rsidR="00AA3E19" w:rsidRPr="00C41CBD" w:rsidRDefault="00AA3E19" w:rsidP="004F5140">
      <w:pPr>
        <w:pStyle w:val="Heading2"/>
        <w:jc w:val="both"/>
        <w:rPr>
          <w:b/>
          <w:bCs/>
          <w:sz w:val="24"/>
          <w:szCs w:val="24"/>
        </w:rPr>
      </w:pPr>
      <w:bookmarkStart w:id="15" w:name="_e1twb8337mxt" w:colFirst="0" w:colLast="0"/>
      <w:bookmarkEnd w:id="15"/>
      <w:r w:rsidRPr="00C41CBD">
        <w:rPr>
          <w:b/>
          <w:bCs/>
          <w:sz w:val="24"/>
          <w:szCs w:val="24"/>
        </w:rPr>
        <w:t>Litter Chemistry</w:t>
      </w:r>
    </w:p>
    <w:p w14:paraId="09AC2BFB" w14:textId="7D96E41F" w:rsidR="00AA3E19" w:rsidRPr="008D52F2" w:rsidRDefault="00AA3E19" w:rsidP="004F5140">
      <w:pPr>
        <w:jc w:val="both"/>
      </w:pPr>
      <w:r w:rsidRPr="008D52F2">
        <w:t>​​The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Thermo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Data was sum-normalized before analysis. Compositional differences along the entire spectrum were studied using principal component analysis (PCA) and non-metric multidimensional scaling (NMDS) in R using the vegan package</w:t>
      </w:r>
      <w:r w:rsidR="00E576F8">
        <w:t xml:space="preserve"> </w:t>
      </w:r>
      <w:r w:rsidR="00E576F8">
        <w:fldChar w:fldCharType="begin"/>
      </w:r>
      <w:r w:rsidR="00E576F8">
        <w:instrText xml:space="preserve"> ADDIN ZOTERO_ITEM CSL_CITATION {"citationID":"Jf5hqe8l","properties":{"formattedCitation":"(71)","plainCitation":"(71)","noteIndex":0},"citationItems":[{"id":24365,"uris":["http://zotero.org/users/9539750/items/D58W95YJ"],"itemData":{"id":24365,"type":"software","abstract":"Ordination methods, diversity analysis and other functions for community and vegetation ecologists.","license":"GPL-2","source":"R-Packages","title":"vegan: Community Ecology Package","title-short":"vegan","URL":"https://cran.r-project.org/web/packages/vegan/index.html","version":"2.7-1","author":[{"family":"Oksanen","given":"Jari"},{"family":"Simpson","given":"Gavin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Ter"},{"family":"Weedon","given":"James"}],"accessed":{"date-parts":[["2025",8,30]]},"issued":{"date-parts":[["2025",6,5]]}}}],"schema":"https://github.com/citation-style-language/schema/raw/master/csl-citation.json"} </w:instrText>
      </w:r>
      <w:r w:rsidR="00E576F8">
        <w:fldChar w:fldCharType="separate"/>
      </w:r>
      <w:r w:rsidR="00E576F8" w:rsidRPr="00E576F8">
        <w:t>(71)</w:t>
      </w:r>
      <w:r w:rsidR="00E576F8">
        <w:fldChar w:fldCharType="end"/>
      </w:r>
      <w:r w:rsidRPr="008D52F2">
        <w:t xml:space="preserve"> with </w:t>
      </w:r>
      <w:r w:rsidR="008D52F2" w:rsidRPr="008D52F2">
        <w:t>visualizations</w:t>
      </w:r>
      <w:r w:rsidRPr="008D52F2">
        <w:t xml:space="preserve"> created using ggplot2</w:t>
      </w:r>
      <w:r w:rsidR="00E576F8">
        <w:t xml:space="preserve"> </w:t>
      </w:r>
      <w:r w:rsidR="00E576F8">
        <w:fldChar w:fldCharType="begin"/>
      </w:r>
      <w:r w:rsidR="00E576F8">
        <w:instrText xml:space="preserve"> ADDIN ZOTERO_ITEM CSL_CITATION {"citationID":"QF3BydcI","properties":{"formattedCitation":"(72)","plainCitation":"(72)","noteIndex":0},"citationItems":[{"id":24366,"uris":["http://zotero.org/users/9539750/items/ZRPD39RI"],"itemData":{"id":24366,"type":"software","abstract":"A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E576F8">
        <w:fldChar w:fldCharType="separate"/>
      </w:r>
      <w:r w:rsidR="00E576F8" w:rsidRPr="00E576F8">
        <w:t>(72)</w:t>
      </w:r>
      <w:r w:rsidR="00E576F8">
        <w:fldChar w:fldCharType="end"/>
      </w:r>
      <w:r w:rsidRPr="008D52F2">
        <w:t>. Spectral ranges were assigned to different functional groups for different compound classes quantified as peak area (Table 1)</w:t>
      </w:r>
      <w:r w:rsidR="008D52F2" w:rsidRPr="008D52F2">
        <w:t>.</w:t>
      </w:r>
    </w:p>
    <w:p w14:paraId="2D1FDFED" w14:textId="77777777" w:rsidR="00AA3E19" w:rsidRPr="00C41CBD" w:rsidRDefault="00AA3E19" w:rsidP="004F5140">
      <w:pPr>
        <w:pStyle w:val="Heading2"/>
        <w:jc w:val="both"/>
        <w:rPr>
          <w:b/>
          <w:bCs/>
          <w:sz w:val="24"/>
          <w:szCs w:val="24"/>
        </w:rPr>
      </w:pPr>
      <w:bookmarkStart w:id="16" w:name="_a4uoav5pr5t2" w:colFirst="0" w:colLast="0"/>
      <w:bookmarkEnd w:id="16"/>
      <w:r w:rsidRPr="00C41CBD">
        <w:rPr>
          <w:b/>
          <w:bCs/>
          <w:sz w:val="24"/>
          <w:szCs w:val="24"/>
        </w:rPr>
        <w:t>Metagenomics</w:t>
      </w:r>
    </w:p>
    <w:p w14:paraId="3ADE533A" w14:textId="38350919" w:rsidR="00AA3E19" w:rsidRPr="008D52F2" w:rsidRDefault="00AA3E19" w:rsidP="004F5140">
      <w:pPr>
        <w:jc w:val="both"/>
      </w:pPr>
      <w:r w:rsidRPr="008D52F2">
        <w:t>DNA was extracted from a 50-mg aliquot of ground litter from all 64 samples using ZymoBiomics DNA isolations kits (Zymo Research, Irvine, CA, USA) following manufacturer instructions. Sample homogenization was performed by bead beating for 5 min at the maximum speed of 6.0 m/s (FastPrep-24 High Speed Homogenizer, MP Biomedicals, Irvine, CA, USA). Gel electrophoresis, a Qubit fluorometer (LifeTechnologies, Carlsbad, CA, USA), and a Nanodrop 2000 Spectrophotometer (Thermo Scientific, USA) were used to assess the purity and concentration of extracted DNA. Library preparation and metagenomic sequencing were carried out at the University of California Davis Genome Center. We used NovaSeq (Illumina, San Diego, CA, USA) with PE150 sequencing and the default insert size of 250-400 bp. Taxonomic classification up to genus level was performed using a reads-based assessment with RefSeq database (maximum e-value cut-off of 10-5, minimum identity cut-off of 60% and minimum length of sequence alignment of 15 nucleotides) on Metagenomics Rapid Annotation using Subsystems Technology (MG-RAST) server version 4.0.3</w:t>
      </w:r>
      <w:r w:rsidR="00E576F8">
        <w:t xml:space="preserve"> </w:t>
      </w:r>
      <w:r w:rsidR="00E576F8">
        <w:fldChar w:fldCharType="begin"/>
      </w:r>
      <w:r w:rsidR="00E576F8">
        <w:instrText xml:space="preserve"> ADDIN ZOTERO_ITEM CSL_CITATION {"citationID":"sVpYPQqH","properties":{"formattedCitation":"(73)","plainCitation":"(73)","noteIndex":0},"citationItems":[{"id":24346,"uris":["http://zotero.org/users/9539750/items/HFNUWE66"],"itemData":{"id":24346,"type":"article-journal","abstract":"Random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schema":"https://github.com/citation-style-language/schema/raw/master/csl-citation.json"} </w:instrText>
      </w:r>
      <w:r w:rsidR="00E576F8">
        <w:fldChar w:fldCharType="separate"/>
      </w:r>
      <w:r w:rsidR="00E576F8" w:rsidRPr="00E576F8">
        <w:t>(73)</w:t>
      </w:r>
      <w:r w:rsidR="00E576F8">
        <w:fldChar w:fldCharType="end"/>
      </w:r>
      <w:r w:rsidRPr="008D52F2">
        <w:t xml:space="preserve">. </w:t>
      </w:r>
    </w:p>
    <w:p w14:paraId="7AA00032" w14:textId="77777777" w:rsidR="008D52F2" w:rsidRPr="008D52F2" w:rsidRDefault="008D52F2" w:rsidP="004F5140">
      <w:pPr>
        <w:jc w:val="both"/>
      </w:pPr>
    </w:p>
    <w:p w14:paraId="7E2BA086" w14:textId="79D487A1" w:rsidR="00AA3E19" w:rsidRPr="008D52F2" w:rsidRDefault="00AA3E19" w:rsidP="004F5140">
      <w:pPr>
        <w:jc w:val="both"/>
      </w:pPr>
      <w:r w:rsidRPr="008D52F2">
        <w:t>We used Metagenome Orchestra (MAGO) (version V2.2b; 2020-03-08)</w:t>
      </w:r>
      <w:r w:rsidR="00E576F8">
        <w:t xml:space="preserve"> </w:t>
      </w:r>
      <w:r w:rsidR="00E576F8">
        <w:fldChar w:fldCharType="begin"/>
      </w:r>
      <w:r w:rsidR="008E5922">
        <w:instrText xml:space="preserve"> ADDIN ZOTERO_ITEM CSL_CITATION {"citationID":"AckPfKL6","properties":{"formattedCitation":"(74)","plainCitation":"(74)","noteIndex":0},"citationItems":[{"id":24367,"uris":["http://zotero.org/users/9539750/items/CNTMEM6P"],"itemData":{"id":24367,"type":"article-journal","abstract":"Microbial species play important roles in different environments and the production of high-quality genomes from metagenome data sets represents a major obstacle to understanding their ecological and evolutionary dynamics. Metagenome-Assembled Genomes Orchestra (MAGO) is a computational framework that integrates and simplifies metagenome assembly, binning, bin improvement, bin quality (completeness and contamination), bin annotation, and evolutionary placement of bins via detailed maximum-likelihood phylogeny based on multiple marker genes using different amino acid substitution models, next to average nucleotide identity analysis of genomes for delineation of species boundaries and operational taxonomic units. MAGO offers streamlined execution of the entire metagenomics pipeline, error checking, computational resource distribution and compatibility of data formats, governed by user-tailored pipeline processing. MAGO is an open-source-software package released in three different ways, as a singularity image and a Docker container for HPC purposes as well as for running MAGO on a commodity hardware, and a virtual machine for gaining a full access to MAGO underlying structure and source code. MAGO is open to suggestions for extensions and is amenable for use in both research and teaching of genomics and molecular evolution of genomes assembled from small single-cell projects or large-scale and complex environmental metagenomes.","container-title":"Molecular Biology and Evolution","DOI":"10.1093/molbev/msz237","ISSN":"0737-4038","issue":"2","journalAbbreviation":"Mol Biol Evol","page":"593-598","source":"Silverchair","title":"Computational Framework for High-Quality Production and Large-Scale Evolutionary Analysis of Metagenome Assembled Genomes","volume":"37","author":[{"family":"Murovec","given":"Boštjan"},{"family":"Deutsch","given":"Leon"},{"family":"Stres","given":"Blaz"}],"issued":{"date-parts":[["2020",2,1]]}}}],"schema":"https://github.com/citation-style-language/schema/raw/master/csl-citation.json"} </w:instrText>
      </w:r>
      <w:r w:rsidR="00E576F8">
        <w:fldChar w:fldCharType="separate"/>
      </w:r>
      <w:r w:rsidR="008E5922" w:rsidRPr="008E5922">
        <w:t>(74)</w:t>
      </w:r>
      <w:r w:rsidR="00E576F8">
        <w:fldChar w:fldCharType="end"/>
      </w:r>
      <w:r w:rsidRPr="008D52F2">
        <w:t xml:space="preserve"> to produce metaSPAdes (version 3.13.0)</w:t>
      </w:r>
      <w:r w:rsidR="004120B3">
        <w:t xml:space="preserve"> </w:t>
      </w:r>
      <w:r w:rsidR="004120B3">
        <w:fldChar w:fldCharType="begin"/>
      </w:r>
      <w:r w:rsidR="004120B3">
        <w:instrText xml:space="preserve"> ADDIN ZOTERO_ITEM CSL_CITATION {"citationID":"qv8gJpnB","properties":{"formattedCitation":"(75)","plainCitation":"(75)","noteIndex":0},"citationItems":[{"id":29133,"uris":["http://zotero.org/users/9539750/items/5ZFBB76S"],"itemData":{"id":29133,"type":"article-journal","abstract":"While metagenomics has emerged as a technology of choice for analyzing bacterial populations, the assembly of metagenomic data remains challenging, thus stifling biological discoveries. Moreover, recent studies revealed that complex bacterial populations may be composed from dozens of related strains, thus further amplifying the challenge of metagenomic assembly. metaSPAdes addresses various challenges of metagenomic assembly by capitalizing on computational ideas that proved to be useful in assemblies of single cells and highly polymorphic diploid genomes. We benchmark metaSPAdes against other state-of-the-art metagenome assemblers and demonstrate that it results in high-quality assemblies across diverse data sets.","container-title":"Genome Research","DOI":"10.1101/gr.213959.116","ISSN":"1088-9051, 1549-5469","issue":"5","journalAbbreviation":"Genome Res.","language":"en","note":"Company: Cold Spring Harbor Laboratory Press\nDistributor: Cold Spring Harbor Laboratory Press\nInstitution: Cold Spring Harbor Laboratory Press\nLabel: Cold Spring Harbor Laboratory Press\npublisher: Cold Spring Harbor Lab\nPMID: 28298430","page":"824-834","source":"genome.cshlp.org","title":"metaSPAdes: a new versatile metagenomic assembler","title-short":"metaSPAdes","volume":"27","author":[{"family":"Nurk","given":"Sergey"},{"family":"Meleshko","given":"Dmitry"},{"family":"Korobeynikov","given":"Anton"},{"family":"Pevzner","given":"Pavel A."}],"issued":{"date-parts":[["2017",5,1]]}}}],"schema":"https://github.com/citation-style-language/schema/raw/master/csl-citation.json"} </w:instrText>
      </w:r>
      <w:r w:rsidR="004120B3">
        <w:fldChar w:fldCharType="separate"/>
      </w:r>
      <w:r w:rsidR="004120B3" w:rsidRPr="004120B3">
        <w:t>(75)</w:t>
      </w:r>
      <w:r w:rsidR="004120B3">
        <w:fldChar w:fldCharType="end"/>
      </w:r>
      <w:r w:rsidR="008E5922">
        <w:t xml:space="preserve"> </w:t>
      </w:r>
      <w:r w:rsidRPr="008D52F2">
        <w:t>assemblies for individual samples. Within MAGO, the quality control of the paired-end reads was carried out with fastp (version v0.20.0)</w:t>
      </w:r>
      <w:r w:rsidR="008E5922">
        <w:t xml:space="preserve"> </w:t>
      </w:r>
      <w:r w:rsidR="008E5922">
        <w:fldChar w:fldCharType="begin"/>
      </w:r>
      <w:r w:rsidR="004120B3">
        <w:instrText xml:space="preserve"> ADDIN ZOTERO_ITEM CSL_CITATION {"citationID":"ysqSoHkO","properties":{"formattedCitation":"(76)","plainCitation":"(76)","noteIndex":0},"citationItems":[{"id":24371,"uris":["http://zotero.org/users/9539750/items/IUPSE64W"],"itemData":{"id":24371,"type":"article-journal","abstract":"Quality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8E5922">
        <w:fldChar w:fldCharType="separate"/>
      </w:r>
      <w:r w:rsidR="004120B3" w:rsidRPr="004120B3">
        <w:t>(76)</w:t>
      </w:r>
      <w:r w:rsidR="008E5922">
        <w:fldChar w:fldCharType="end"/>
      </w:r>
      <w:r w:rsidRPr="008D52F2">
        <w:t xml:space="preserve"> to keep a Q30 read quality while carrying out adapter trimming. seqtk (version 1.3-r106)</w:t>
      </w:r>
      <w:r w:rsidR="008E5922">
        <w:t xml:space="preserve"> </w:t>
      </w:r>
      <w:r w:rsidR="008E5922">
        <w:fldChar w:fldCharType="begin"/>
      </w:r>
      <w:r w:rsidR="004120B3">
        <w:instrText xml:space="preserve"> ADDIN ZOTERO_ITEM CSL_CITATION {"citationID":"tW8Yu1Ur","properties":{"formattedCitation":"(77)","plainCitation":"(77)","noteIndex":0},"citationItems":[{"id":24373,"uris":["http://zotero.org/users/9539750/items/DDJPE5QP"],"itemData":{"id":24373,"type":"webpage","title":"Seqtk: code walkthrough","URL":"https://lh3.github.io/2018/11/12/seqtk-code-walkthrough","author":[{"family":"Li","given":"Heng"}],"accessed":{"date-parts":[["2025",8,30]]},"issued":{"date-parts":[["2018"]]}}}],"schema":"https://github.com/citation-style-language/schema/raw/master/csl-citation.json"} </w:instrText>
      </w:r>
      <w:r w:rsidR="008E5922">
        <w:fldChar w:fldCharType="separate"/>
      </w:r>
      <w:r w:rsidR="004120B3" w:rsidRPr="004120B3">
        <w:t>(77)</w:t>
      </w:r>
      <w:r w:rsidR="008E5922">
        <w:fldChar w:fldCharType="end"/>
      </w:r>
      <w:r w:rsidRPr="008D52F2">
        <w:t xml:space="preserve"> was used to remove contigs shorter than 1,000 bp from the metaSPAdes assemblies. Contig-level data was used to assess community-aggregated functional differences across treatments. Prodigal (version 2.6.3)</w:t>
      </w:r>
      <w:r w:rsidR="008E5922">
        <w:t xml:space="preserve"> </w:t>
      </w:r>
      <w:r w:rsidR="008E5922">
        <w:fldChar w:fldCharType="begin"/>
      </w:r>
      <w:r w:rsidR="004120B3">
        <w:instrText xml:space="preserve"> ADDIN ZOTERO_ITEM CSL_CITATION {"citationID":"VTJeSQP1","properties":{"formattedCitation":"(78)","plainCitation":"(78)","noteIndex":0},"citationItems":[{"id":24375,"uris":["http://zotero.org/users/9539750/items/S5YQJXXY"],"itemData":{"id":24375,"type":"article-journal","abstract":"The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Bioinformatics","page":"119","source":"BioMed Central","title":"Prodigal: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8E5922">
        <w:fldChar w:fldCharType="separate"/>
      </w:r>
      <w:r w:rsidR="004120B3" w:rsidRPr="004120B3">
        <w:t>(78)</w:t>
      </w:r>
      <w:r w:rsidR="008E5922">
        <w:fldChar w:fldCharType="end"/>
      </w:r>
      <w:r w:rsidRPr="008D52F2">
        <w:t xml:space="preserve"> was used to carry out gene-calling of metagenomic contigs from the individual sample assemblies which was then queried against the carbohydrate active enzymes (CAZy) database using dbCAN2 (version 2.0.11)</w:t>
      </w:r>
      <w:r w:rsidR="008E5922">
        <w:t xml:space="preserve"> </w:t>
      </w:r>
      <w:r w:rsidR="008E5922">
        <w:fldChar w:fldCharType="begin"/>
      </w:r>
      <w:r w:rsidR="004120B3">
        <w:instrText xml:space="preserve"> ADDIN ZOTERO_ITEM CSL_CITATION {"citationID":"Yp3CEgEy","properties":{"formattedCitation":"(79)","plainCitation":"(79)","noteIndex":0},"citationItems":[{"id":24377,"uris":["http://zotero.org/users/9539750/items/RMIBRLFX"],"itemData":{"id":24377,"type":"article-journal","abstract":"Complex carbohydrates of plants are the main food sources of animals and microbes, and serve as promising renewable feedstock for biofuel and biomaterial production. Carbohydrate active enzymes (CAZymes) are the most important enzymes for complex carbohydrate metabolism. With an increasing number of plant and plant-associated microbial genomes and metagenomes being sequenced, there is an urgent need of automatic tools for genomic data mining of CAZymes. We developed the dbCAN web server in 2012 to provide a public service for automated CAZyme annotation for newly sequenced genomes. Here, dbCAN2 (http://cys.bios.niu.edu/dbCAN2) is presented as an updated meta server, which integrates three state-of-the-art tools for CAZome (all CAZymes of a genome) annotation: (i) HMMER search against the dbCAN HMM (hidden Markov model) database; (ii) DIAMOND search against the CAZy pre-annotated CAZyme sequence database and (iii) Hotpep search against the conserved CAZyme short peptide database. Combining the three outputs and removing CAZymes found by only one tool can significantly improve the CAZome annotation accuracy. In addition, dbCAN2 now also accepts nucleotide sequence submission, and offers the service to predict physically linked CAZyme gene clusters (CGCs), which will be a very useful online tool for identifying putative polysaccharide utilization loci (PULs) in microbial genomes or metagenomes.","container-title":"Nucleic Acids Research","DOI":"10.1093/nar/gky418","ISSN":"0305-1048","issue":"W1","journalAbbreviation":"Nucleic Acids Res","page":"W95-W101","source":"Silverchair","title":"dbCAN2: a meta server for automated carbohydrate-active enzyme annotation","title-short":"dbCAN2","volume":"46","author":[{"family":"Zhang","given":"Han"},{"family":"Yohe","given":"Tanner"},{"family":"Huang","given":"Le"},{"family":"Entwistle","given":"Sarah"},{"family":"Wu","given":"Peizhi"},{"family":"Yang","given":"Zhenglu"},{"family":"Busk","given":"Peter K"},{"family":"Xu","given":"Ying"},{"family":"Yin","given":"Yanbin"}],"issued":{"date-parts":[["2018",7,2]]}}}],"schema":"https://github.com/citation-style-language/schema/raw/master/csl-citation.json"} </w:instrText>
      </w:r>
      <w:r w:rsidR="008E5922">
        <w:fldChar w:fldCharType="separate"/>
      </w:r>
      <w:r w:rsidR="004120B3" w:rsidRPr="004120B3">
        <w:t>(79)</w:t>
      </w:r>
      <w:r w:rsidR="008E5922">
        <w:fldChar w:fldCharType="end"/>
      </w:r>
      <w:r w:rsidRPr="008D52F2">
        <w:t>. PROKKA (version 1.13.7)</w:t>
      </w:r>
      <w:r w:rsidR="008E5922">
        <w:t xml:space="preserve"> </w:t>
      </w:r>
      <w:r w:rsidR="008E5922">
        <w:fldChar w:fldCharType="begin"/>
      </w:r>
      <w:r w:rsidR="004120B3">
        <w:instrText xml:space="preserve"> ADDIN ZOTERO_ITEM CSL_CITATION {"citationID":"fxOf6N0C","properties":{"formattedCitation":"(80)","plainCitation":"(80)","noteIndex":0},"citationItems":[{"id":24379,"uris":["http://zotero.org/users/9539750/items/R9FK7MS6"],"itemData":{"id":24379,"type":"article-journal","abstract":"Summary: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8E5922">
        <w:fldChar w:fldCharType="separate"/>
      </w:r>
      <w:r w:rsidR="004120B3" w:rsidRPr="004120B3">
        <w:t>(80)</w:t>
      </w:r>
      <w:r w:rsidR="008E5922">
        <w:fldChar w:fldCharType="end"/>
      </w:r>
      <w:r w:rsidRPr="008D52F2">
        <w:t xml:space="preserve"> was run in metagenome </w:t>
      </w:r>
      <w:r w:rsidRPr="008D52F2">
        <w:lastRenderedPageBreak/>
        <w:t xml:space="preserve">mode over the assemblies to generate respective annotations. To produce a community gene abundance table across the treatments, each dataset of quality-controlled paired-end reads was aligned against its respective assembly using BWA (version 0.7.17-r1188) </w:t>
      </w:r>
      <w:r w:rsidR="004120B3">
        <w:fldChar w:fldCharType="begin"/>
      </w:r>
      <w:r w:rsidR="004120B3">
        <w:instrText xml:space="preserve"> ADDIN ZOTERO_ITEM CSL_CITATION {"citationID":"SxeG0osY","properties":{"formattedCitation":"(81)","plainCitation":"(81)","noteIndex":0},"citationItems":[{"id":29135,"uris":["http://zotero.org/users/9539750/items/DWGZCPK3"],"itemData":{"id":29135,"type":"article-journal","abstract":"Motivation: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120B3">
        <w:rPr>
          <w:rFonts w:ascii="Cambria Math" w:hAnsi="Cambria Math" w:cs="Cambria Math"/>
        </w:rPr>
        <w:instrText>∼</w:instrText>
      </w:r>
      <w:r w:rsidR="004120B3">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120B3">
        <w:fldChar w:fldCharType="separate"/>
      </w:r>
      <w:r w:rsidR="004120B3" w:rsidRPr="004120B3">
        <w:t>(81)</w:t>
      </w:r>
      <w:r w:rsidR="004120B3">
        <w:fldChar w:fldCharType="end"/>
      </w:r>
      <w:r w:rsidRPr="008D52F2">
        <w:t>. SAMtools (version 1.9)</w:t>
      </w:r>
      <w:r w:rsidR="004120B3">
        <w:t xml:space="preserve"> </w:t>
      </w:r>
      <w:r w:rsidR="001F2EEB">
        <w:fldChar w:fldCharType="begin"/>
      </w:r>
      <w:r w:rsidR="001F2EEB">
        <w:instrText xml:space="preserve"> ADDIN ZOTERO_ITEM CSL_CITATION {"citationID":"EWe4kcw9","properties":{"formattedCitation":"(82)","plainCitation":"(82)","noteIndex":0},"citationItems":[{"id":24381,"uris":["http://zotero.org/users/9539750/items/HGQSRFR4"],"itemData":{"id":24381,"type":"article-journal","abstract":"Summary: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F2EEB">
        <w:fldChar w:fldCharType="separate"/>
      </w:r>
      <w:r w:rsidR="001F2EEB" w:rsidRPr="001F2EEB">
        <w:t>(82)</w:t>
      </w:r>
      <w:r w:rsidR="001F2EEB">
        <w:fldChar w:fldCharType="end"/>
      </w:r>
      <w:r w:rsidRPr="008D52F2">
        <w:t xml:space="preserve"> was used to convert the alignments to binary format as well as to sort them. HTSeq (version 0.11.2)</w:t>
      </w:r>
      <w:r w:rsidR="001F2EEB">
        <w:t xml:space="preserve"> </w:t>
      </w:r>
      <w:r w:rsidR="001F2EEB">
        <w:fldChar w:fldCharType="begin"/>
      </w:r>
      <w:r w:rsidR="001F2EEB">
        <w:instrText xml:space="preserve"> ADDIN ZOTERO_ITEM CSL_CITATION {"citationID":"Je2B3Go4","properties":{"formattedCitation":"(83)","plainCitation":"(83)","noteIndex":0},"citationItems":[{"id":24383,"uris":["http://zotero.org/users/9539750/items/UHSN574B"],"itemData":{"id":24383,"type":"article-journal","abstract":"Motivation: A large choice of tools exists for many standard tasks in the analysis of high-throughput sequencing (HTS) data. However, once a project deviates from standard workflows, custom scripts are needed. Results: We present HTSeq, a Python library to facilitate the rapid development of such scripts. HTSeq offers parsers for many common data formats in HTS projects, as well as classes to represent data, such as genomic coordinates, sequences, sequencing reads, alignments, gene model information and variant calls, and provides data structures that allow for querying via genomic coordinates. We also present htseq-count, a tool developed with HTSeq that preprocesses RNA-Seq data for differential expression analysis by counting the overlap of reads with genes. Availability and implementation: HTSeq is released as an open-source software under the GNU General Public Licence and available from http://www-huber.embl.de/HTSeq or from the Python Package Index at https://pypi.python.org/pypi/HTSeq . Contact:  sanders@fs.tum.de","container-title":"Bioinformatics","DOI":"10.1093/bioinformatics/btu638","ISSN":"1367-4803","issue":"2","journalAbbreviation":"Bioinformatics","page":"166-169","source":"Silverchair","title":"HTSeq—a Python framework to work with high-throughput sequencing data","volume":"31","author":[{"family":"Anders","given":"Simon"},{"family":"Pyl","given":"Paul Theodor"},{"family":"Huber","given":"Wolfgang"}],"issued":{"date-parts":[["2015",1,15]]}}}],"schema":"https://github.com/citation-style-language/schema/raw/master/csl-citation.json"} </w:instrText>
      </w:r>
      <w:r w:rsidR="001F2EEB">
        <w:fldChar w:fldCharType="separate"/>
      </w:r>
      <w:r w:rsidR="001F2EEB" w:rsidRPr="001F2EEB">
        <w:t>(83)</w:t>
      </w:r>
      <w:r w:rsidR="001F2EEB">
        <w:fldChar w:fldCharType="end"/>
      </w:r>
      <w:r w:rsidRPr="008D52F2">
        <w:t xml:space="preserve"> was employed to count the number of reads aligned to the annotated features by PROKKA across each sample. CAZy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w:t>
      </w:r>
      <w:r w:rsidR="001F2EEB">
        <w:t xml:space="preserve"> </w:t>
      </w:r>
      <w:r w:rsidR="001F2EEB">
        <w:fldChar w:fldCharType="begin"/>
      </w:r>
      <w:r w:rsidR="001F2EEB">
        <w:instrText xml:space="preserve"> ADDIN ZOTERO_ITEM CSL_CITATION {"citationID":"9JSR5XlG","properties":{"formattedCitation":"(84)","plainCitation":"(84)","noteIndex":0},"citationItems":[{"id":24385,"uris":["http://zotero.org/users/9539750/items/XJCIU6Y9"],"itemData":{"id":24385,"type":"article-journal","abstract":"The rhizosphere is a hotspot for microbial carbon transformations, and is the entry point for root polysaccharides and polymeric carbohydrates that are important precursors to soil organic matter (SOM). However, the ecological mechanisms that underpin rhizosphere carbohydrate depolymerization are poorly understood. Using Avena fatua, a common annual grass, we analyzed time-resolved metatranscriptomes to compare microbial functions in rhizosphere, detritusphere, and combined rhizosphere–detritusphere habitats. Transcripts were binned using a unique reference database generated from soil isolate genomes, single-cell amplified genomes, metagenomes, and stable isotope probing metagenomes. While soil habitat significantly affected both community composition and overall gene expression, the succession of microbial functions occurred at a faster time scale than compositional changes. Using hierarchical clustering of upregulated decomposition genes, we identified four distinct microbial guilds populated by taxa whose functional succession patterns suggest specialization for substrates provided by fresh growing roots, decaying root detritus, the combination of live and decaying root biomass, or aging root material. Carbohydrate depolymerization genes were consistently upregulated in the rhizosphere, and both taxonomic and functional diversity were highest in the combined rhizosphere–detritusphere, suggesting coexistence of rhizosphere guilds is facilitated by niche differentiation. Metatranscriptome-defined guilds provide a framework to model rhizosphere succession and its consequences for soil carbon cycling.","container-title":"The ISME Journal","DOI":"10.1038/s41396-019-0582-x","ISSN":"1751-7362","issue":"4","journalAbbreviation":"ISME J","page":"999-1014","source":"Silverchair","title":"Niche differentiation is spatially and temporally regulated in the rhizosphere","volume":"14","author":[{"family":"Nuccio","given":"Erin E"},{"family":"Starr","given":"Evan"},{"family":"Karaoz","given":"Ulas"},{"family":"Brodie","given":"Eoin L"},{"family":"Zhou","given":"Jizhong"},{"family":"Tringe","given":"Susannah G"},{"family":"Malmstrom","given":"Rex R"},{"family":"Woyke","given":"Tanja"},{"family":"Banfield","given":"Jillian F"},{"family":"Firestone","given":"Mary K"},{"family":"Pett-Ridge","given":"Jennifer"}],"issued":{"date-parts":[["2020",4,1]]}}}],"schema":"https://github.com/citation-style-language/schema/raw/master/csl-citation.json"} </w:instrText>
      </w:r>
      <w:r w:rsidR="001F2EEB">
        <w:fldChar w:fldCharType="separate"/>
      </w:r>
      <w:r w:rsidR="001F2EEB" w:rsidRPr="001F2EEB">
        <w:t>(84)</w:t>
      </w:r>
      <w:r w:rsidR="001F2EEB">
        <w:fldChar w:fldCharType="end"/>
      </w:r>
      <w:r w:rsidRPr="008D52F2">
        <w:t xml:space="preserve">. </w:t>
      </w:r>
      <w:r w:rsidR="008D52F2" w:rsidRPr="008D52F2">
        <w:t>Visualizations</w:t>
      </w:r>
      <w:r w:rsidRPr="008D52F2">
        <w:t xml:space="preserve"> were made using ggplot2</w:t>
      </w:r>
      <w:r w:rsidR="001F2EEB">
        <w:t xml:space="preserve"> </w:t>
      </w:r>
      <w:r w:rsidR="001F2EEB">
        <w:fldChar w:fldCharType="begin"/>
      </w:r>
      <w:r w:rsidR="001F2EEB">
        <w:instrText xml:space="preserve"> ADDIN ZOTERO_ITEM CSL_CITATION {"citationID":"P4Zo0JhL","properties":{"formattedCitation":"(72)","plainCitation":"(72)","noteIndex":0},"citationItems":[{"id":24366,"uris":["http://zotero.org/users/9539750/items/ZRPD39RI"],"itemData":{"id":24366,"type":"software","abstract":"A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1F2EEB">
        <w:fldChar w:fldCharType="separate"/>
      </w:r>
      <w:r w:rsidR="001F2EEB" w:rsidRPr="001F2EEB">
        <w:t>(72)</w:t>
      </w:r>
      <w:r w:rsidR="001F2EEB">
        <w:fldChar w:fldCharType="end"/>
      </w:r>
      <w:r w:rsidRPr="008D52F2">
        <w:t>.</w:t>
      </w:r>
    </w:p>
    <w:p w14:paraId="6ABA2751" w14:textId="77777777" w:rsidR="00AA3E19" w:rsidRPr="00C41CBD" w:rsidRDefault="00AA3E19" w:rsidP="004F5140">
      <w:pPr>
        <w:pStyle w:val="Heading2"/>
        <w:jc w:val="both"/>
        <w:rPr>
          <w:b/>
          <w:bCs/>
          <w:sz w:val="24"/>
          <w:szCs w:val="24"/>
        </w:rPr>
      </w:pPr>
      <w:bookmarkStart w:id="17" w:name="_sll7d5ijouu1" w:colFirst="0" w:colLast="0"/>
      <w:bookmarkEnd w:id="17"/>
      <w:r w:rsidRPr="00C41CBD">
        <w:rPr>
          <w:b/>
          <w:bCs/>
          <w:sz w:val="24"/>
          <w:szCs w:val="24"/>
        </w:rPr>
        <w:t>Extracellular Enzyme Assays</w:t>
      </w:r>
    </w:p>
    <w:p w14:paraId="02834B2F" w14:textId="67DDEA0D" w:rsidR="00AA3E19" w:rsidRPr="008D52F2" w:rsidRDefault="00AA3E19" w:rsidP="004F5140">
      <w:pPr>
        <w:jc w:val="both"/>
      </w:pPr>
      <w:r w:rsidRPr="008D52F2">
        <w:t>We performed extracellular enzyme assays on hydrolytic enzymes (Table 2) using previously reported fluorometric protocols</w:t>
      </w:r>
      <w:r w:rsidR="001F2EEB">
        <w:t xml:space="preserve"> </w:t>
      </w:r>
      <w:r w:rsidR="001F2EEB">
        <w:fldChar w:fldCharType="begin"/>
      </w:r>
      <w:r w:rsidR="001F2EEB">
        <w:instrText xml:space="preserve"> ADDIN ZOTERO_ITEM CSL_CITATION {"citationID":"49eWBydA","properties":{"formattedCitation":"(85, 86)","plainCitation":"(85, 86)","noteIndex":0},"citationItems":[{"id":38,"uris":["http://zotero.org/users/9539750/items/ELKVAFE8"],"itemData":{"id":38,"type":"article-journal","abstract":"Microbial decomposers produce extracellular enzymes to degrade complex plant polymers, making plant C available for metabolism and eventual respiration back to the atmosphere as CO2. Knowledge of how extracellular enzyme kinetics and microbial activity vary with climate is therefore valuable for predicting how future carbon cycling may be affected by climate change, but studies investigating such dynamics in more xeric ecosystems are underrepresented in the literature. We investigated how microbial biomass, litter chemistry, and extracellular enzymes (Vmax and Km) and their temperature sensitivities varied along a Mediterranean climate gradient in southern California. Total microbial biomass did not vary among sites along the gradient in either the dry or the wet season. In contrast, extracellular enzyme Vmax and Km varied as a function of fungal biomass and substrate availability. We also found that Vmax of most enzymes was more sensitive to temperature in colder sites than in warmer sites, though only in the dry season. In contrast, Km of multiple enzymes was more sensitive to temperature in warmer sites across both seasons. Observed enzyme Vmax and Km were indicative of extracellular enzyme accumulation in the drier sites along the gradient, which may contribute to the large pulses of respiration that follow rewetting events in these xeric systems. Variation in enzyme characteristics along the gradient indicate that as these systems become more arid in the future, enzyme dynamics will shift from smaller, potentially more active pools to larger, potentially less active enzyme pools that accumulate over dry periods. In addition, rates of enzymatic decomposition will likely be most sensitive to rising temperatures in the coldest sites along our gradient.","container-title":"Soil Biology and Biochemistry","DOI":"10.1016/j.soilbio.2017.07.005","ISSN":"0038-0717","journalAbbreviation":"Soil Biology and Biochemistry","language":"en","page":"82-92","source":"ScienceDirect","title":"Extracellular enzyme kinetics and thermodynamics along a climate gradient in southern California","volume":"114","author":[{"family":"Baker","given":"Nameer R."},{"family":"Allison","given":"Steven D."}],"issued":{"date-parts":[["2017",11,1]]}}},{"id":11,"uris":["http://zotero.org/users/9539750/items/DS4ZXXHM"],"itemData":{"id":11,"type":"article-journal","abstract":"Microbial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(85, 86)</w:t>
      </w:r>
      <w:r w:rsidR="001F2EEB">
        <w:fldChar w:fldCharType="end"/>
      </w:r>
      <w:r w:rsidRPr="008D52F2">
        <w:t>.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w:t>
      </w:r>
      <w:r w:rsidR="001F2EEB">
        <w:t xml:space="preserve"> </w:t>
      </w:r>
      <w:r w:rsidR="001F2EEB">
        <w:fldChar w:fldCharType="begin"/>
      </w:r>
      <w:r w:rsidR="001F2EEB">
        <w:instrText xml:space="preserve"> ADDIN ZOTERO_ITEM CSL_CITATION {"citationID":"yOlKF2S4","properties":{"formattedCitation":"(86)","plainCitation":"(86)","noteIndex":0},"citationItems":[{"id":11,"uris":["http://zotero.org/users/9539750/items/DS4ZXXHM"],"itemData":{"id":11,"type":"article-journal","abstract":"Microbial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(86)</w:t>
      </w:r>
      <w:r w:rsidR="001F2EEB">
        <w:fldChar w:fldCharType="end"/>
      </w:r>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w:t>
      </w:r>
      <w:r w:rsidR="001F2EEB">
        <w:t xml:space="preserve"> </w:t>
      </w:r>
      <w:r w:rsidR="001F2EEB">
        <w:fldChar w:fldCharType="begin"/>
      </w:r>
      <w:r w:rsidR="001F2EEB">
        <w:instrText xml:space="preserve"> ADDIN ZOTERO_ITEM CSL_CITATION {"citationID":"mAK948hl","properties":{"formattedCitation":"(87, 88)","plainCitation":"(87, 88)","noteIndex":0},"citationItems":[{"id":16,"uris":["http://zotero.org/users/9539750/items/E2EUU8LJ"],"itemData":{"id":16,"type":"article-journal","container-title":"BioEssays","DOI":"10.1002/bies.200900167","ISSN":"02659247","issue":"5","journalAbbreviation":"Bioessays","language":"en","note":"number: 5","page":"422-429","source":"DOI.org (Crossref)","title":"The biological significance of substrate inhibition: A mechanism with diverse functions","title-short":"The biological significance of substrate inhibition","volume":"32","author":[{"family":"Reed","given":"Michael C."},{"family":"Lieb","given":"Anna"},{"family":"Nijhout","given":"H. Frederik"}],"issued":{"date-parts":[["2010",4,22]]}}},{"id":15,"uris":["http://zotero.org/users/9539750/items/5A4SHJ5R"],"itemData":{"id":15,"type":"article-journal","container-title":"Soil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(87, 88)</w:t>
      </w:r>
      <w:r w:rsidR="001F2EEB">
        <w:fldChar w:fldCharType="end"/>
      </w:r>
      <w:r w:rsidRPr="008D52F2">
        <w:t>. Leaving these data points in can underestimate V</w:t>
      </w:r>
      <w:r w:rsidRPr="008D52F2">
        <w:rPr>
          <w:vertAlign w:val="subscript"/>
        </w:rPr>
        <w:t>max</w:t>
      </w:r>
      <w:r w:rsidRPr="008D52F2">
        <w:t xml:space="preserve"> </w:t>
      </w:r>
      <w:r w:rsidR="001F2EEB">
        <w:fldChar w:fldCharType="begin"/>
      </w:r>
      <w:r w:rsidR="001F2EEB">
        <w:instrText xml:space="preserve"> ADDIN ZOTERO_ITEM CSL_CITATION {"citationID":"1wy5JixP","properties":{"formattedCitation":"(88)","plainCitation":"(88)","noteIndex":0},"citationItems":[{"id":15,"uris":["http://zotero.org/users/9539750/items/5A4SHJ5R"],"itemData":{"id":15,"type":"article-journal","container-title":"Soil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(88)</w:t>
      </w:r>
      <w:r w:rsidR="001F2EEB">
        <w:fldChar w:fldCharType="end"/>
      </w:r>
      <w:r w:rsidRPr="008D52F2">
        <w:t xml:space="preserve">. These data points were removed, and the resulting enzyme activity was fitted to the Michaelis-Menten equation using the </w:t>
      </w:r>
      <w:r w:rsidRPr="008D52F2">
        <w:rPr>
          <w:i/>
        </w:rPr>
        <w:t>curve_fit()</w:t>
      </w:r>
      <w:r w:rsidRPr="008D52F2">
        <w:t xml:space="preserve"> function in </w:t>
      </w:r>
      <w:r w:rsidRPr="008D52F2">
        <w:rPr>
          <w:i/>
        </w:rPr>
        <w:t>scipy</w:t>
      </w:r>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 V</w:t>
      </w:r>
      <w:r w:rsidRPr="008D52F2">
        <w:rPr>
          <w:vertAlign w:val="subscript"/>
        </w:rPr>
        <w:t>max</w:t>
      </w:r>
      <w:r w:rsidRPr="008D52F2">
        <w:t xml:space="preserve"> ha</w:t>
      </w:r>
      <w:r w:rsidR="008D52F2" w:rsidRPr="008D52F2">
        <w:t xml:space="preserve">s </w:t>
      </w:r>
      <w:r w:rsidRPr="008D52F2">
        <w:t>traditionally been used as a measure of the size of an enzyme pool in an environmental substrate</w:t>
      </w:r>
      <w:r w:rsidR="001F2EEB">
        <w:t xml:space="preserve"> </w:t>
      </w:r>
      <w:r w:rsidR="001F2EEB">
        <w:fldChar w:fldCharType="begin"/>
      </w:r>
      <w:r w:rsidR="001F2EEB">
        <w:instrText xml:space="preserve"> ADDIN ZOTERO_ITEM CSL_CITATION {"citationID":"mIje8qnw","properties":{"formattedCitation":"(89)","plainCitation":"(89)","noteIndex":0},"citationItems":[{"id":19,"uris":["http://zotero.org/users/9539750/items/K7TN5BIZ"],"itemData":{"id":19,"type":"article-journal","container-title":"Soil Biology and Biochemistry","DOI":"10.1016/j.soilbio.2008.01.024","ISSN":"00380717","issue":"9","journalAbbreviation":"Soil Biology and Biochemistry","language":"en","note":"number: 9","page":"2098-2106","source":"DOI.org (Crossref)","title":"Emerging tools for measuring and modeling the in situ activity of soil extracellular enzymes","volume":"40","author":[{"family":"Wallenstein","given":"Matthew"},{"family":"Weintraub","given":"Michael"}],"issued":{"date-parts":[["2008",9]]}}}],"schema":"https://github.com/citation-style-language/schema/raw/master/csl-citation.json"} </w:instrText>
      </w:r>
      <w:r w:rsidR="001F2EEB">
        <w:fldChar w:fldCharType="separate"/>
      </w:r>
      <w:r w:rsidR="001F2EEB" w:rsidRPr="001F2EEB">
        <w:t>(89)</w:t>
      </w:r>
      <w:r w:rsidR="001F2EEB">
        <w:fldChar w:fldCharType="end"/>
      </w:r>
      <w:r w:rsidRPr="008D52F2">
        <w:t>.</w:t>
      </w:r>
    </w:p>
    <w:p w14:paraId="01E80E1D" w14:textId="77777777" w:rsidR="00AA3E19" w:rsidRPr="00C41CBD" w:rsidRDefault="00AA3E19" w:rsidP="004F5140">
      <w:pPr>
        <w:pStyle w:val="Heading2"/>
        <w:jc w:val="both"/>
        <w:rPr>
          <w:b/>
          <w:bCs/>
          <w:sz w:val="24"/>
          <w:szCs w:val="24"/>
        </w:rPr>
      </w:pPr>
      <w:bookmarkStart w:id="18" w:name="_6j4mj7e3mdj0" w:colFirst="0" w:colLast="0"/>
      <w:bookmarkEnd w:id="18"/>
      <w:r w:rsidRPr="00C41CBD">
        <w:rPr>
          <w:b/>
          <w:bCs/>
          <w:sz w:val="24"/>
          <w:szCs w:val="24"/>
        </w:rPr>
        <w:t>Statistical Analysis</w:t>
      </w:r>
    </w:p>
    <w:p w14:paraId="5AC154BD" w14:textId="48720313" w:rsidR="005B12DA" w:rsidRPr="008D52F2" w:rsidRDefault="00AA3E19" w:rsidP="004F5140">
      <w:pPr>
        <w:jc w:val="both"/>
      </w:pPr>
      <w:r w:rsidRPr="008D52F2">
        <w:t xml:space="preserve">Statistical analysis was conducted in Python (version 3.8.5). Linear mixed effect models – conducted using the package </w:t>
      </w:r>
      <w:r w:rsidRPr="008D52F2">
        <w:rPr>
          <w:i/>
        </w:rPr>
        <w:t>statsmodels</w:t>
      </w:r>
      <w:r w:rsidRPr="008D52F2">
        <w:t xml:space="preserve"> (version 0.12.0) – were performed on percent FTIR spectral areas of specific bands, CAZyme gene abundance, and V</w:t>
      </w:r>
      <w:r w:rsidRPr="008D52F2">
        <w:rPr>
          <w:vertAlign w:val="subscript"/>
        </w:rPr>
        <w:t>max</w:t>
      </w:r>
      <w:r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r w:rsidRPr="008D52F2">
        <w:rPr>
          <w:i/>
        </w:rPr>
        <w:t>scipy</w:t>
      </w:r>
      <w:r w:rsidRPr="008D52F2">
        <w:t>, and the dependent variable was transformed by log</w:t>
      </w:r>
      <w:r w:rsidRPr="008D52F2">
        <w:rPr>
          <w:vertAlign w:val="subscript"/>
        </w:rPr>
        <w:t>10</w:t>
      </w:r>
      <w:r w:rsidRPr="008D52F2">
        <w:t xml:space="preserve">,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w:t>
      </w:r>
      <w:r w:rsidRPr="008D52F2">
        <w:lastRenderedPageBreak/>
        <w:t>(p &lt; 0.05). Cohen’s D was calculated as a measure of effect size for statistically significant main effects (Table S1).</w:t>
      </w:r>
    </w:p>
    <w:p w14:paraId="164B737E" w14:textId="77777777" w:rsidR="00AA3E19" w:rsidRPr="008D52F2" w:rsidRDefault="00AA3E19" w:rsidP="004F5140">
      <w:pPr>
        <w:jc w:val="both"/>
      </w:pPr>
    </w:p>
    <w:p w14:paraId="269E42C3" w14:textId="77777777" w:rsidR="00AA3E19" w:rsidRPr="008D52F2" w:rsidRDefault="00AA3E19" w:rsidP="004F5140">
      <w:pPr>
        <w:jc w:val="both"/>
      </w:pPr>
    </w:p>
    <w:p w14:paraId="68CFB7D9" w14:textId="77777777" w:rsidR="00AA3E19" w:rsidRPr="008D52F2" w:rsidRDefault="00AA3E19" w:rsidP="004F5140">
      <w:pPr>
        <w:jc w:val="both"/>
      </w:pPr>
    </w:p>
    <w:p w14:paraId="1C1D8328" w14:textId="43B6EC9E" w:rsidR="00AA3E19" w:rsidRPr="00C41CBD" w:rsidRDefault="00AA3E19" w:rsidP="004F5140">
      <w:pPr>
        <w:jc w:val="both"/>
        <w:rPr>
          <w:sz w:val="32"/>
          <w:szCs w:val="32"/>
        </w:rPr>
      </w:pPr>
      <w:r w:rsidRPr="00C41CBD">
        <w:rPr>
          <w:sz w:val="32"/>
          <w:szCs w:val="32"/>
        </w:rPr>
        <w:t xml:space="preserve">Author contributions </w:t>
      </w:r>
    </w:p>
    <w:p w14:paraId="45DCBBD0" w14:textId="77777777" w:rsidR="005B12DA" w:rsidRDefault="005B12DA" w:rsidP="004F5140">
      <w:pPr>
        <w:jc w:val="both"/>
      </w:pPr>
    </w:p>
    <w:p w14:paraId="071FB719" w14:textId="5216F7F9" w:rsidR="00104E77" w:rsidRDefault="00104E77" w:rsidP="004F5140">
      <w:pPr>
        <w:jc w:val="both"/>
      </w:pPr>
      <w:r w:rsidRPr="00104E77">
        <w:t xml:space="preserve">AAM, </w:t>
      </w:r>
      <w:del w:id="19" w:author="Brian Chung" w:date="2025-10-20T22:41:00Z" w16du:dateUtc="2025-10-21T05:41:00Z">
        <w:r w:rsidRPr="00104E77" w:rsidDel="004B66C2">
          <w:delText xml:space="preserve">JBHM, </w:delText>
        </w:r>
      </w:del>
      <w:r w:rsidRPr="00104E77">
        <w:t xml:space="preserve">ELB, and SDA designed research; AAM coordinated the project; AAM </w:t>
      </w:r>
      <w:del w:id="20" w:author="Brian Chung" w:date="2025-10-20T22:42:00Z" w16du:dateUtc="2025-10-21T05:42:00Z">
        <w:r w:rsidRPr="00104E77" w:rsidDel="004B66C2">
          <w:delText xml:space="preserve">and CW </w:delText>
        </w:r>
      </w:del>
      <w:r w:rsidRPr="00104E77">
        <w:t>w</w:t>
      </w:r>
      <w:ins w:id="21" w:author="Brian Chung" w:date="2025-10-20T22:42:00Z" w16du:dateUtc="2025-10-21T05:42:00Z">
        <w:r w:rsidR="004B66C2">
          <w:t>as</w:t>
        </w:r>
      </w:ins>
      <w:del w:id="22" w:author="Brian Chung" w:date="2025-10-20T22:42:00Z" w16du:dateUtc="2025-10-21T05:42:00Z">
        <w:r w:rsidRPr="00104E77" w:rsidDel="004B66C2">
          <w:delText>ere</w:delText>
        </w:r>
      </w:del>
      <w:r w:rsidRPr="00104E77">
        <w:t xml:space="preserve"> involved in litter sampling, experimental setup, sample processing and DNA extractions;</w:t>
      </w:r>
      <w:r w:rsidR="00924BDD">
        <w:t xml:space="preserve"> BC performed the enzyme assays</w:t>
      </w:r>
      <w:ins w:id="23" w:author="Brian Chung" w:date="2025-10-20T22:42:00Z" w16du:dateUtc="2025-10-21T05:42:00Z">
        <w:r w:rsidR="004B66C2">
          <w:t>;</w:t>
        </w:r>
      </w:ins>
      <w:del w:id="24" w:author="Brian Chung" w:date="2025-10-20T22:42:00Z" w16du:dateUtc="2025-10-21T05:42:00Z">
        <w:r w:rsidR="00924BDD" w:rsidDel="004B66C2">
          <w:delText>,</w:delText>
        </w:r>
      </w:del>
      <w:r w:rsidRPr="00104E77">
        <w:t xml:space="preserve"> </w:t>
      </w:r>
      <w:r w:rsidR="00924BDD">
        <w:t>SZ and ZH performed the FTIR analysis</w:t>
      </w:r>
      <w:ins w:id="25" w:author="Brian Chung" w:date="2025-10-20T22:42:00Z" w16du:dateUtc="2025-10-21T05:42:00Z">
        <w:r w:rsidR="004B66C2">
          <w:t>;</w:t>
        </w:r>
      </w:ins>
      <w:del w:id="26" w:author="Brian Chung" w:date="2025-10-20T22:42:00Z" w16du:dateUtc="2025-10-21T05:42:00Z">
        <w:r w:rsidR="00924BDD" w:rsidDel="004B66C2">
          <w:delText>,</w:delText>
        </w:r>
      </w:del>
      <w:r w:rsidR="00924BDD">
        <w:t xml:space="preserve"> BC and </w:t>
      </w:r>
      <w:r w:rsidRPr="00104E77">
        <w:t>AAM conducted all the statistical analysis</w:t>
      </w:r>
      <w:r w:rsidR="00924BDD">
        <w:t xml:space="preserve"> and visualizations</w:t>
      </w:r>
      <w:r w:rsidRPr="00104E77">
        <w:t xml:space="preserve">; </w:t>
      </w:r>
      <w:del w:id="27" w:author="Brian Chung" w:date="2025-10-20T22:43:00Z" w16du:dateUtc="2025-10-21T05:43:00Z">
        <w:r w:rsidRPr="00104E77" w:rsidDel="004B66C2">
          <w:delText xml:space="preserve">JBHM, </w:delText>
        </w:r>
      </w:del>
      <w:r w:rsidRPr="00104E77">
        <w:t>ELB</w:t>
      </w:r>
      <w:del w:id="28" w:author="Brian Chung" w:date="2025-10-20T22:43:00Z" w16du:dateUtc="2025-10-21T05:43:00Z">
        <w:r w:rsidRPr="00104E77" w:rsidDel="004B66C2">
          <w:delText>,</w:delText>
        </w:r>
      </w:del>
      <w:r w:rsidRPr="00104E77">
        <w:t xml:space="preserve">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4F5140">
      <w:pPr>
        <w:jc w:val="both"/>
      </w:pPr>
    </w:p>
    <w:p w14:paraId="22E2A703" w14:textId="77777777" w:rsidR="00104E77" w:rsidRDefault="00104E77" w:rsidP="004F5140">
      <w:pPr>
        <w:jc w:val="both"/>
      </w:pPr>
    </w:p>
    <w:p w14:paraId="664C5BA6" w14:textId="77777777" w:rsidR="00104E77" w:rsidRPr="00104E77" w:rsidRDefault="00104E77" w:rsidP="004F5140">
      <w:pPr>
        <w:jc w:val="both"/>
        <w:rPr>
          <w:sz w:val="32"/>
          <w:szCs w:val="32"/>
        </w:rPr>
      </w:pPr>
      <w:r w:rsidRPr="00104E77">
        <w:rPr>
          <w:sz w:val="32"/>
          <w:szCs w:val="32"/>
        </w:rPr>
        <w:t>Funding</w:t>
      </w:r>
    </w:p>
    <w:p w14:paraId="7F939110" w14:textId="77777777" w:rsidR="00104E77" w:rsidRDefault="00104E77" w:rsidP="004F5140">
      <w:pPr>
        <w:jc w:val="both"/>
      </w:pPr>
    </w:p>
    <w:p w14:paraId="401DFCA5" w14:textId="09BAF8F9" w:rsidR="005B12DA" w:rsidRDefault="00104E77" w:rsidP="004F5140">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4F5140">
      <w:pPr>
        <w:jc w:val="both"/>
      </w:pPr>
    </w:p>
    <w:p w14:paraId="597216DD" w14:textId="77777777" w:rsidR="005B12DA" w:rsidRPr="008D52F2" w:rsidRDefault="005B12DA" w:rsidP="004F5140">
      <w:pPr>
        <w:jc w:val="both"/>
      </w:pPr>
    </w:p>
    <w:p w14:paraId="098C62F0" w14:textId="77777777" w:rsidR="00104E77" w:rsidRDefault="00104E77" w:rsidP="004F5140">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4F5140">
      <w:pPr>
        <w:jc w:val="both"/>
        <w:rPr>
          <w:sz w:val="24"/>
          <w:szCs w:val="24"/>
        </w:rPr>
      </w:pPr>
    </w:p>
    <w:p w14:paraId="40C2D098" w14:textId="5B934709" w:rsidR="00104E77" w:rsidRPr="008D52F2" w:rsidRDefault="00104E77" w:rsidP="004F5140">
      <w:pPr>
        <w:jc w:val="both"/>
      </w:pPr>
      <w:r>
        <w:t>We thank</w:t>
      </w:r>
      <w:r w:rsidRPr="00104E77">
        <w:t xml:space="preserve"> Antonio Ribeiro</w:t>
      </w:r>
      <w:r>
        <w:t xml:space="preserve"> for bioinformatics support.</w:t>
      </w:r>
      <w:ins w:id="29" w:author="Brian Chung" w:date="2025-10-19T01:27:00Z" w16du:dateUtc="2025-10-19T08:27:00Z">
        <w:r w:rsidR="00A76A38">
          <w:t xml:space="preserve"> We thank Therese Pham, Kaveh Siah, and Elizabeth D</w:t>
        </w:r>
      </w:ins>
      <w:ins w:id="30" w:author="Brian Chung" w:date="2025-10-19T01:28:00Z" w16du:dateUtc="2025-10-19T08:28:00Z">
        <w:r w:rsidR="00A76A38">
          <w:t xml:space="preserve">uan for </w:t>
        </w:r>
      </w:ins>
      <w:ins w:id="31" w:author="Brian Chung" w:date="2025-10-19T01:29:00Z" w16du:dateUtc="2025-10-19T08:29:00Z">
        <w:r w:rsidR="00A76A38">
          <w:t>performing the enzyme assays along</w:t>
        </w:r>
      </w:ins>
      <w:ins w:id="32" w:author="Brian Chung" w:date="2025-10-20T22:45:00Z" w16du:dateUtc="2025-10-21T05:45:00Z">
        <w:r w:rsidR="004B66C2">
          <w:t>side</w:t>
        </w:r>
      </w:ins>
      <w:ins w:id="33" w:author="Brian Chung" w:date="2025-10-19T01:29:00Z" w16du:dateUtc="2025-10-19T08:29:00Z">
        <w:r w:rsidR="00A76A38">
          <w:t xml:space="preserve"> </w:t>
        </w:r>
      </w:ins>
      <w:ins w:id="34" w:author="Brian Chung" w:date="2025-10-20T22:45:00Z" w16du:dateUtc="2025-10-21T05:45:00Z">
        <w:r w:rsidR="004B66C2">
          <w:t>coauthor</w:t>
        </w:r>
      </w:ins>
      <w:ins w:id="35" w:author="Brian Chung" w:date="2025-10-19T01:29:00Z" w16du:dateUtc="2025-10-19T08:29:00Z">
        <w:r w:rsidR="00A76A38">
          <w:t xml:space="preserve"> BC.</w:t>
        </w:r>
      </w:ins>
      <w:r>
        <w:t xml:space="preserve"> </w:t>
      </w:r>
      <w:r w:rsidRPr="00104E77">
        <w:t xml:space="preserve">We </w:t>
      </w:r>
      <w:r>
        <w:t xml:space="preserve">acknowledge </w:t>
      </w:r>
      <w:r w:rsidRPr="00104E77">
        <w:t>Orange County Parks and the Irvine Ranch Conservancy for field site access.</w:t>
      </w:r>
    </w:p>
    <w:p w14:paraId="33B71175" w14:textId="77777777" w:rsidR="00C41CBD" w:rsidRDefault="00C41CBD" w:rsidP="004F5140">
      <w:pPr>
        <w:pStyle w:val="Heading1"/>
        <w:jc w:val="both"/>
        <w:rPr>
          <w:sz w:val="32"/>
          <w:szCs w:val="32"/>
        </w:rPr>
      </w:pPr>
      <w:bookmarkStart w:id="36" w:name="_nqz752x877vh" w:colFirst="0" w:colLast="0"/>
      <w:bookmarkEnd w:id="36"/>
    </w:p>
    <w:p w14:paraId="667AD159" w14:textId="77777777" w:rsidR="00C41CBD" w:rsidRDefault="00C41CBD" w:rsidP="004F5140">
      <w:pPr>
        <w:pStyle w:val="Heading1"/>
        <w:jc w:val="both"/>
        <w:rPr>
          <w:sz w:val="32"/>
          <w:szCs w:val="32"/>
        </w:rPr>
      </w:pPr>
    </w:p>
    <w:p w14:paraId="6D403B4D" w14:textId="77777777" w:rsidR="00C41CBD" w:rsidRDefault="00C41CBD" w:rsidP="004F5140">
      <w:pPr>
        <w:pStyle w:val="Heading1"/>
        <w:jc w:val="both"/>
        <w:rPr>
          <w:sz w:val="32"/>
          <w:szCs w:val="32"/>
        </w:rPr>
      </w:pPr>
    </w:p>
    <w:p w14:paraId="479AD261" w14:textId="10BE3D3E" w:rsidR="005B12DA" w:rsidRPr="00C41CBD" w:rsidRDefault="00000000" w:rsidP="004F5140">
      <w:pPr>
        <w:pStyle w:val="Heading1"/>
        <w:jc w:val="both"/>
        <w:rPr>
          <w:sz w:val="32"/>
          <w:szCs w:val="32"/>
        </w:rPr>
      </w:pPr>
      <w:r w:rsidRPr="00C41CBD">
        <w:rPr>
          <w:sz w:val="32"/>
          <w:szCs w:val="32"/>
        </w:rPr>
        <w:t>Tables</w:t>
      </w:r>
    </w:p>
    <w:p w14:paraId="19859C12" w14:textId="77777777" w:rsidR="005B12DA" w:rsidRPr="008D52F2" w:rsidRDefault="005B12DA" w:rsidP="004F5140">
      <w:pPr>
        <w:jc w:val="both"/>
        <w:rPr>
          <w:rFonts w:eastAsia="Times New Roman"/>
          <w:sz w:val="24"/>
          <w:szCs w:val="24"/>
        </w:rPr>
      </w:pPr>
    </w:p>
    <w:tbl>
      <w:tblPr>
        <w:tblStyle w:val="a"/>
        <w:tblpPr w:leftFromText="180" w:rightFromText="180" w:topFromText="180" w:bottomFromText="180" w:vertAnchor="text" w:tblpY="56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905"/>
        <w:gridCol w:w="2415"/>
      </w:tblGrid>
      <w:tr w:rsidR="005B12DA" w:rsidRPr="008D52F2" w14:paraId="6AFAAF43" w14:textId="77777777">
        <w:tc>
          <w:tcPr>
            <w:tcW w:w="2025" w:type="dxa"/>
          </w:tcPr>
          <w:p w14:paraId="35C1274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lastRenderedPageBreak/>
              <w:t>Spectral range (cm-1)</w:t>
            </w:r>
          </w:p>
        </w:tc>
        <w:tc>
          <w:tcPr>
            <w:tcW w:w="4905" w:type="dxa"/>
          </w:tcPr>
          <w:p w14:paraId="4E0D506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Band assignment</w:t>
            </w:r>
          </w:p>
        </w:tc>
        <w:tc>
          <w:tcPr>
            <w:tcW w:w="2415" w:type="dxa"/>
          </w:tcPr>
          <w:p w14:paraId="6FD21EF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Likely litter substrate</w:t>
            </w:r>
          </w:p>
        </w:tc>
      </w:tr>
      <w:tr w:rsidR="005B12DA" w:rsidRPr="008D52F2" w14:paraId="310023CA" w14:textId="77777777">
        <w:tc>
          <w:tcPr>
            <w:tcW w:w="2025" w:type="dxa"/>
          </w:tcPr>
          <w:p w14:paraId="2E228C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1015 - 970</w:t>
            </w:r>
          </w:p>
        </w:tc>
        <w:tc>
          <w:tcPr>
            <w:tcW w:w="4905" w:type="dxa"/>
          </w:tcPr>
          <w:p w14:paraId="7E7ECC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16D165F"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2745500F" w14:textId="77777777">
        <w:tc>
          <w:tcPr>
            <w:tcW w:w="2025" w:type="dxa"/>
          </w:tcPr>
          <w:p w14:paraId="6D69B7B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1080 - 1015</w:t>
            </w:r>
          </w:p>
        </w:tc>
        <w:tc>
          <w:tcPr>
            <w:tcW w:w="4905" w:type="dxa"/>
          </w:tcPr>
          <w:p w14:paraId="0BBA2F0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deformation of glycosidic bonds</w:t>
            </w:r>
          </w:p>
        </w:tc>
        <w:tc>
          <w:tcPr>
            <w:tcW w:w="2415" w:type="dxa"/>
          </w:tcPr>
          <w:p w14:paraId="00AA7B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4BED2C8A" w14:textId="77777777">
        <w:tc>
          <w:tcPr>
            <w:tcW w:w="2025" w:type="dxa"/>
          </w:tcPr>
          <w:p w14:paraId="291D24F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1160 - 1100</w:t>
            </w:r>
          </w:p>
        </w:tc>
        <w:tc>
          <w:tcPr>
            <w:tcW w:w="4905" w:type="dxa"/>
          </w:tcPr>
          <w:p w14:paraId="5E1F208E"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B30D87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6C6DC69" w14:textId="77777777">
        <w:tc>
          <w:tcPr>
            <w:tcW w:w="2025" w:type="dxa"/>
          </w:tcPr>
          <w:p w14:paraId="64D285C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1230 - 1160</w:t>
            </w:r>
          </w:p>
        </w:tc>
        <w:tc>
          <w:tcPr>
            <w:tcW w:w="4905" w:type="dxa"/>
          </w:tcPr>
          <w:p w14:paraId="7B62B60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stretches</w:t>
            </w:r>
          </w:p>
        </w:tc>
        <w:tc>
          <w:tcPr>
            <w:tcW w:w="2415" w:type="dxa"/>
          </w:tcPr>
          <w:p w14:paraId="14EDED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387E55C" w14:textId="77777777">
        <w:tc>
          <w:tcPr>
            <w:tcW w:w="2025" w:type="dxa"/>
          </w:tcPr>
          <w:p w14:paraId="16024C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1475 - 1450</w:t>
            </w:r>
          </w:p>
        </w:tc>
        <w:tc>
          <w:tcPr>
            <w:tcW w:w="4905" w:type="dxa"/>
          </w:tcPr>
          <w:p w14:paraId="7145AE2B"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C-H deformation in methyl and methylene</w:t>
            </w:r>
          </w:p>
        </w:tc>
        <w:tc>
          <w:tcPr>
            <w:tcW w:w="2415" w:type="dxa"/>
          </w:tcPr>
          <w:p w14:paraId="19378F7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Lignin</w:t>
            </w:r>
          </w:p>
        </w:tc>
      </w:tr>
      <w:tr w:rsidR="005B12DA" w:rsidRPr="008D52F2" w14:paraId="4FB856C0" w14:textId="77777777">
        <w:tc>
          <w:tcPr>
            <w:tcW w:w="2025" w:type="dxa"/>
          </w:tcPr>
          <w:p w14:paraId="0F76AA14"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1645 - 1620</w:t>
            </w:r>
          </w:p>
        </w:tc>
        <w:tc>
          <w:tcPr>
            <w:tcW w:w="4905" w:type="dxa"/>
          </w:tcPr>
          <w:p w14:paraId="566788D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5CF8CC0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1339D812" w14:textId="77777777">
        <w:tc>
          <w:tcPr>
            <w:tcW w:w="2025" w:type="dxa"/>
          </w:tcPr>
          <w:p w14:paraId="6DE4E9A6" w14:textId="77777777" w:rsidR="005B12DA" w:rsidRPr="008D52F2" w:rsidRDefault="00000000" w:rsidP="004F5140">
            <w:pPr>
              <w:jc w:val="both"/>
              <w:rPr>
                <w:rFonts w:eastAsia="Times New Roman"/>
                <w:sz w:val="24"/>
                <w:szCs w:val="24"/>
              </w:rPr>
            </w:pPr>
            <w:r w:rsidRPr="008D52F2">
              <w:rPr>
                <w:rFonts w:eastAsia="Times New Roman"/>
                <w:sz w:val="24"/>
                <w:szCs w:val="24"/>
              </w:rPr>
              <w:t>1600 - 1545</w:t>
            </w:r>
          </w:p>
        </w:tc>
        <w:tc>
          <w:tcPr>
            <w:tcW w:w="4905" w:type="dxa"/>
          </w:tcPr>
          <w:p w14:paraId="01E486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37109BE8"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6A5E2591" w14:textId="77777777">
        <w:tc>
          <w:tcPr>
            <w:tcW w:w="2025" w:type="dxa"/>
          </w:tcPr>
          <w:p w14:paraId="2D22EB4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1750 - 1700</w:t>
            </w:r>
          </w:p>
        </w:tc>
        <w:tc>
          <w:tcPr>
            <w:tcW w:w="4905" w:type="dxa"/>
          </w:tcPr>
          <w:p w14:paraId="2FA8DA3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w:t>
            </w:r>
          </w:p>
        </w:tc>
        <w:tc>
          <w:tcPr>
            <w:tcW w:w="2415" w:type="dxa"/>
          </w:tcPr>
          <w:p w14:paraId="7BC908A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Lipid</w:t>
            </w:r>
          </w:p>
        </w:tc>
      </w:tr>
    </w:tbl>
    <w:p w14:paraId="579C5E7C" w14:textId="6E72F554" w:rsidR="000D2913" w:rsidRPr="001F2EEB" w:rsidRDefault="00000000" w:rsidP="001F2EEB">
      <w:pPr>
        <w:jc w:val="both"/>
        <w:rPr>
          <w:sz w:val="32"/>
          <w:szCs w:val="32"/>
        </w:rPr>
      </w:pPr>
      <w:r w:rsidRPr="008D52F2">
        <w:rPr>
          <w:rFonts w:eastAsia="Times New Roman"/>
          <w:sz w:val="24"/>
          <w:szCs w:val="24"/>
          <w:u w:val="single"/>
        </w:rPr>
        <w:t>Table 1.</w:t>
      </w:r>
      <w:r w:rsidRPr="008D52F2">
        <w:rPr>
          <w:rFonts w:eastAsia="Times New Roman"/>
          <w:sz w:val="24"/>
          <w:szCs w:val="24"/>
        </w:rPr>
        <w:t xml:space="preserve"> FTIR band assignments and indicative components of leaf litter chemistry</w:t>
      </w:r>
      <w:r w:rsidRPr="008D52F2">
        <w:br w:type="page"/>
      </w:r>
      <w:bookmarkStart w:id="37" w:name="_civd7nvfn266" w:colFirst="0" w:colLast="0"/>
      <w:bookmarkEnd w:id="37"/>
      <w:r w:rsidRPr="00C41CBD">
        <w:rPr>
          <w:sz w:val="32"/>
          <w:szCs w:val="32"/>
        </w:rPr>
        <w:lastRenderedPageBreak/>
        <w:t>References</w:t>
      </w:r>
    </w:p>
    <w:p w14:paraId="1FAC9530" w14:textId="77777777" w:rsidR="001F2EEB" w:rsidRDefault="000D2913" w:rsidP="001F2EEB">
      <w:pPr>
        <w:pStyle w:val="Bibliography"/>
      </w:pPr>
      <w:r>
        <w:fldChar w:fldCharType="begin"/>
      </w:r>
      <w:r w:rsidR="00E166F8">
        <w:instrText xml:space="preserve"> ADDIN ZOTERO_BIBL {"uncited":[],"omitted":[],"custom":[]} CSL_BIBLIOGRAPHY </w:instrText>
      </w:r>
      <w:r>
        <w:fldChar w:fldCharType="separate"/>
      </w:r>
      <w:r w:rsidR="001F2EEB">
        <w:t xml:space="preserve">1. </w:t>
      </w:r>
      <w:r w:rsidR="001F2EEB">
        <w:tab/>
        <w:t>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w:t>
      </w:r>
    </w:p>
    <w:p w14:paraId="3AE41D24" w14:textId="77777777" w:rsidR="001F2EEB" w:rsidRDefault="001F2EEB" w:rsidP="001F2EEB">
      <w:pPr>
        <w:pStyle w:val="Bibliography"/>
      </w:pPr>
      <w:r>
        <w:t xml:space="preserve">2. </w:t>
      </w:r>
      <w:r>
        <w:tab/>
        <w:t>Diffenbaugh NS, Swain DL, Touma D. 2015. Anthropogenic warming has increased drought risk in California. Proc Natl Acad Sci 112:3931–3936.</w:t>
      </w:r>
    </w:p>
    <w:p w14:paraId="5C3ECB96" w14:textId="77777777" w:rsidR="001F2EEB" w:rsidRDefault="001F2EEB" w:rsidP="001F2EEB">
      <w:pPr>
        <w:pStyle w:val="Bibliography"/>
      </w:pPr>
      <w:r>
        <w:t xml:space="preserve">3. </w:t>
      </w:r>
      <w:r>
        <w:tab/>
        <w:t>Yoon J-H, Wang S-YS, Gillies RR, Kravitz B, Hipps L, Rasch PJ. 2015. Increasing water cycle extremes in California and in relation to ENSO cycle under global warming. Nat Commun 6:8657.</w:t>
      </w:r>
    </w:p>
    <w:p w14:paraId="70152DB4" w14:textId="77777777" w:rsidR="001F2EEB" w:rsidRDefault="001F2EEB" w:rsidP="001F2EEB">
      <w:pPr>
        <w:pStyle w:val="Bibliography"/>
      </w:pPr>
      <w:r>
        <w:t xml:space="preserve">4. </w:t>
      </w:r>
      <w:r>
        <w:tab/>
        <w:t>Rapacciuolo G, Maher SP, Schneider AC, Hammond TT, Jabis MD, Walsh RE, Iknayan KJ, Walden GK, Oldfather MF, Ackerly DD, Beissinger SR. 2014. Beyond a warming fingerprint: individualistic biogeographic responses to heterogeneous climate change in California. Glob Change Biol 20:2841–2855.</w:t>
      </w:r>
    </w:p>
    <w:p w14:paraId="77874806" w14:textId="77777777" w:rsidR="001F2EEB" w:rsidRDefault="001F2EEB" w:rsidP="001F2EEB">
      <w:pPr>
        <w:pStyle w:val="Bibliography"/>
      </w:pPr>
      <w:r>
        <w:t xml:space="preserve">5. </w:t>
      </w:r>
      <w:r>
        <w:tab/>
        <w:t>Malik AA, Bouskill NJ. 2022. Drought impacts on microbial trait distribution and feedback to soil carbon cycling. 6. Funct Ecol 36:1442–1456.</w:t>
      </w:r>
    </w:p>
    <w:p w14:paraId="1BE31547" w14:textId="77777777" w:rsidR="001F2EEB" w:rsidRDefault="001F2EEB" w:rsidP="001F2EEB">
      <w:pPr>
        <w:pStyle w:val="Bibliography"/>
      </w:pPr>
      <w:r>
        <w:t xml:space="preserve">6. </w:t>
      </w:r>
      <w:r>
        <w:tab/>
        <w:t>Schimel JP. 2018. Life in Dry Soils: Effects of Drought on Soil Microbial Communities and Processes. Annu Rev Ecol Evol Syst 49:409–432.</w:t>
      </w:r>
    </w:p>
    <w:p w14:paraId="71B40B73" w14:textId="77777777" w:rsidR="001F2EEB" w:rsidRDefault="001F2EEB" w:rsidP="001F2EEB">
      <w:pPr>
        <w:pStyle w:val="Bibliography"/>
      </w:pPr>
      <w:r>
        <w:t xml:space="preserve">7. </w:t>
      </w:r>
      <w:r>
        <w:tab/>
        <w:t>Suseela V, Tharayil N. 2018. Decoupling the direct and indirect effects of climate on plant litter decomposition: Accounting for stress-induced modifications in plant chemistry. Glob Change Biol 24:1428–1451.</w:t>
      </w:r>
    </w:p>
    <w:p w14:paraId="23281FA2" w14:textId="77777777" w:rsidR="001F2EEB" w:rsidRDefault="001F2EEB" w:rsidP="001F2EEB">
      <w:pPr>
        <w:pStyle w:val="Bibliography"/>
      </w:pPr>
      <w:r>
        <w:lastRenderedPageBreak/>
        <w:t xml:space="preserve">8. </w:t>
      </w:r>
      <w:r>
        <w:tab/>
        <w:t>Malik AA, Swenson T, Weihe C, Morrison EW, Martiny JBH, Brodie EL, Northen TR, Allison SD. 2020. Drought and plant litter chemistry alter microbial gene expression and metabolite production. 9. ISME J 14:2236–2247.</w:t>
      </w:r>
    </w:p>
    <w:p w14:paraId="55525035" w14:textId="77777777" w:rsidR="001F2EEB" w:rsidRDefault="001F2EEB" w:rsidP="001F2EEB">
      <w:pPr>
        <w:pStyle w:val="Bibliography"/>
      </w:pPr>
      <w:r>
        <w:t xml:space="preserve">9. </w:t>
      </w:r>
      <w:r>
        <w:tab/>
        <w:t>Bouskill NJ, Wood TE, Baran R, Ye Z, Bowen BP, Lim H, Zhou J, Nostrand JDV, Nico P, Northen TR, Silver WL, Brodie EL. 2016. Belowground Response to Drought in a Tropical Forest Soil. I. Changes in Microbial Functional Potential and Metabolism. Front Microbiol 7.</w:t>
      </w:r>
    </w:p>
    <w:p w14:paraId="51DBF099" w14:textId="77777777" w:rsidR="001F2EEB" w:rsidRDefault="001F2EEB" w:rsidP="001F2EEB">
      <w:pPr>
        <w:pStyle w:val="Bibliography"/>
      </w:pPr>
      <w:r>
        <w:t xml:space="preserve">10. </w:t>
      </w:r>
      <w:r>
        <w:tab/>
        <w:t>Evans S, D. Allison S, V. Hawkes C. 2022. Microbes, memory and moisture: Predicting microbial moisture responses and their impact on carbon cycling. 6. Funct Ecol 36:1430–1441.</w:t>
      </w:r>
    </w:p>
    <w:p w14:paraId="7DA9F445" w14:textId="77777777" w:rsidR="001F2EEB" w:rsidRDefault="001F2EEB" w:rsidP="001F2EEB">
      <w:pPr>
        <w:pStyle w:val="Bibliography"/>
      </w:pPr>
      <w:r>
        <w:t xml:space="preserve">11. </w:t>
      </w:r>
      <w:r>
        <w:tab/>
        <w:t>Seres A, Kröel-Dulay G, Szakálas J, Nagy PI, Boros G, Ónodi G, Kertész M, Szitár K, Mojzes A. 2022. The response of litter decomposition to extreme drought modified by plant species, plant part, and soil depth in a temperate grassland. Ecol Evol 12:e9652.</w:t>
      </w:r>
    </w:p>
    <w:p w14:paraId="7C0D0156" w14:textId="77777777" w:rsidR="001F2EEB" w:rsidRDefault="001F2EEB" w:rsidP="001F2EEB">
      <w:pPr>
        <w:pStyle w:val="Bibliography"/>
      </w:pPr>
      <w:r>
        <w:t xml:space="preserve">12. </w:t>
      </w:r>
      <w:r>
        <w:tab/>
        <w:t>Santonja M, Fernandez C, Gauquelin T, Baldy V. 2015. Climate change effects on litter decomposition: intensive drought leads to a strong decrease of litter mixture interactions. Plant Soil 393:69–82.</w:t>
      </w:r>
    </w:p>
    <w:p w14:paraId="19F92D44" w14:textId="77777777" w:rsidR="001F2EEB" w:rsidRDefault="001F2EEB" w:rsidP="001F2EEB">
      <w:pPr>
        <w:pStyle w:val="Bibliography"/>
      </w:pPr>
      <w:r>
        <w:t xml:space="preserve">13. </w:t>
      </w:r>
      <w:r>
        <w:tab/>
        <w:t>Allison SD, Lu Y, Weihe C, Goulden ML, Martiny AC, Treseder KK, Martiny JBH. 2013. Microbial abundance and composition influence litter decomposition response to environmental change. 3. Ecology 94:714–725.</w:t>
      </w:r>
    </w:p>
    <w:p w14:paraId="074A4846" w14:textId="77777777" w:rsidR="001F2EEB" w:rsidRDefault="001F2EEB" w:rsidP="001F2EEB">
      <w:pPr>
        <w:pStyle w:val="Bibliography"/>
      </w:pPr>
      <w:r>
        <w:t xml:space="preserve">14. </w:t>
      </w:r>
      <w:r>
        <w:tab/>
        <w:t>Pereira S, Burešová A, Kopecky J, Mádrová P, Aupic-Samain A, Fernandez C, Baldy V, Sagova-Mareckova M. 2019. Litter traits and rainfall reduction alter microbial litter decomposers: the evidence from three Mediterranean forests. FEMS Microbiol Ecol 95:fiz168.</w:t>
      </w:r>
    </w:p>
    <w:p w14:paraId="47C34C3E" w14:textId="77777777" w:rsidR="001F2EEB" w:rsidRDefault="001F2EEB" w:rsidP="001F2EEB">
      <w:pPr>
        <w:pStyle w:val="Bibliography"/>
      </w:pPr>
      <w:r>
        <w:lastRenderedPageBreak/>
        <w:t xml:space="preserve">15. </w:t>
      </w:r>
      <w:r>
        <w:tab/>
        <w:t>Alster CJ, German DP, Lu Y, Allison SD. 2013. Microbial enzymatic responses to drought and to nitrogen addition in a southern California grassland. Soil Biol Biochem 64:68–79.</w:t>
      </w:r>
    </w:p>
    <w:p w14:paraId="2A50C3D0" w14:textId="77777777" w:rsidR="001F2EEB" w:rsidRDefault="001F2EEB" w:rsidP="001F2EEB">
      <w:pPr>
        <w:pStyle w:val="Bibliography"/>
      </w:pPr>
      <w:r>
        <w:t xml:space="preserve">16. </w:t>
      </w:r>
      <w:r>
        <w:tab/>
        <w:t>Cornwell WK, Cornelissen JHC, Amatangelo K, Dorrepaal E, Eviner VT, Godoy O, Hobbie SE, Hoorens B, Kurokawa H, Pérez-Harguindeguy N, Quested HM, Santiago LS, Wardle DA, Wright IJ, Aerts R, Allison SD, Van Bodegom P, Brovkin V, Chatain A, Callaghan TV, Díaz S, Garnier E, Gurvich DE, Kazakou E, Klein JA, Read J, Reich PB, Soudzilovskaia NA, Vaieretti MV, Westoby M. 2008. Plant species traits are the predominant control on litter decomposition rates within biomes worldwide. 10. Ecol Lett 11:1065–1071.</w:t>
      </w:r>
    </w:p>
    <w:p w14:paraId="7774BB81" w14:textId="77777777" w:rsidR="001F2EEB" w:rsidRDefault="001F2EEB" w:rsidP="001F2EEB">
      <w:pPr>
        <w:pStyle w:val="Bibliography"/>
      </w:pPr>
      <w:r>
        <w:t xml:space="preserve">17. </w:t>
      </w:r>
      <w:r>
        <w:tab/>
        <w:t>Yang K, Zhu J, Zhang W, Zhang Q, Lu D, Zhang Y, Zheng X, Xu S, Wang GG. 2022. Litter decomposition and nutrient release from monospecific and mixed litters: Comparisons of litter quality, fauna and decomposition site effects. J Ecol 110:1673–1686.</w:t>
      </w:r>
    </w:p>
    <w:p w14:paraId="544A45DD" w14:textId="77777777" w:rsidR="001F2EEB" w:rsidRDefault="001F2EEB" w:rsidP="001F2EEB">
      <w:pPr>
        <w:pStyle w:val="Bibliography"/>
      </w:pPr>
      <w:r>
        <w:t xml:space="preserve">18. </w:t>
      </w:r>
      <w:r>
        <w:tab/>
        <w:t>Zhang D, Hui D, Luo Y, Zhou G. 2008. Rates of litter decomposition in terrestrial ecosystems: global patterns and controlling factors. J Plant Ecol 1:85–93.</w:t>
      </w:r>
    </w:p>
    <w:p w14:paraId="40670ED2" w14:textId="77777777" w:rsidR="001F2EEB" w:rsidRDefault="001F2EEB" w:rsidP="001F2EEB">
      <w:pPr>
        <w:pStyle w:val="Bibliography"/>
      </w:pPr>
      <w:r>
        <w:t xml:space="preserve">19. </w:t>
      </w:r>
      <w:r>
        <w:tab/>
        <w:t>Bontti EE, Decant JP, Munson SM, Gathany MA, Przeszlowska A, Haddix ML, Owens S, Burke IC, Parton WJ, Harmon ME. 2009. Litter decomposition in grasslands of Central North America (US Great Plains). 5. Glob Change Biol 15:1356–1363.</w:t>
      </w:r>
    </w:p>
    <w:p w14:paraId="4CB05878" w14:textId="77777777" w:rsidR="001F2EEB" w:rsidRDefault="001F2EEB" w:rsidP="001F2EEB">
      <w:pPr>
        <w:pStyle w:val="Bibliography"/>
      </w:pPr>
      <w:r>
        <w:t xml:space="preserve">20. </w:t>
      </w:r>
      <w:r>
        <w:tab/>
        <w:t>Sardans J, Peñuelas J, Ogaya R. 2008. Drought-Induced Changes in C and N Stoichiometry in a Quercus ilex Mediterranean Forest. 5. For Sci 54:513–522.</w:t>
      </w:r>
    </w:p>
    <w:p w14:paraId="243EC6B1" w14:textId="77777777" w:rsidR="001F2EEB" w:rsidRDefault="001F2EEB" w:rsidP="001F2EEB">
      <w:pPr>
        <w:pStyle w:val="Bibliography"/>
      </w:pPr>
      <w:r>
        <w:t xml:space="preserve">21. </w:t>
      </w:r>
      <w:r>
        <w:tab/>
        <w:t>Suseela V, Tharayil N, Xing B, Dukes JS. 2015. Warming and drought differentially influence the production and resorption of elemental and metabolic nitrogen pools in Quercus rubra. Glob Change Biol 21:4177–4195.</w:t>
      </w:r>
    </w:p>
    <w:p w14:paraId="175938A3" w14:textId="77777777" w:rsidR="001F2EEB" w:rsidRDefault="001F2EEB" w:rsidP="001F2EEB">
      <w:pPr>
        <w:pStyle w:val="Bibliography"/>
      </w:pPr>
      <w:r>
        <w:lastRenderedPageBreak/>
        <w:t xml:space="preserve">22. </w:t>
      </w:r>
      <w:r>
        <w:tab/>
        <w:t>Top SM, Preston CM, Dukes JS, Tharayil N. 2017. Climate Influences the Content and Chemical Composition of Foliar Tannins in Green and Senesced Tissues of Quercus rubra. Front Plant Sci 8.</w:t>
      </w:r>
    </w:p>
    <w:p w14:paraId="54DE91DE" w14:textId="77777777" w:rsidR="001F2EEB" w:rsidRDefault="001F2EEB" w:rsidP="001F2EEB">
      <w:pPr>
        <w:pStyle w:val="Bibliography"/>
      </w:pPr>
      <w:r>
        <w:t xml:space="preserve">23. </w:t>
      </w:r>
      <w:r>
        <w:tab/>
        <w:t>Ogaya R, Peñuelas J. 2021. Climate Change Effects in a Mediterranean Forest Following 21 Consecutive Years of Experimental Drought. Forests 12:306.</w:t>
      </w:r>
    </w:p>
    <w:p w14:paraId="798EC484" w14:textId="77777777" w:rsidR="001F2EEB" w:rsidRDefault="001F2EEB" w:rsidP="001F2EEB">
      <w:pPr>
        <w:pStyle w:val="Bibliography"/>
      </w:pPr>
      <w:r>
        <w:t xml:space="preserve">24. </w:t>
      </w:r>
      <w:r>
        <w:tab/>
        <w:t>Kimball S, Goulden ML, Suding KN, Parker S. 2014. Altered water and nitrogen input shifts succession in a southern California coastal sage community. 6. Ecol Appl 24:1390–1404.</w:t>
      </w:r>
    </w:p>
    <w:p w14:paraId="7515F81B" w14:textId="77777777" w:rsidR="001F2EEB" w:rsidRDefault="001F2EEB" w:rsidP="001F2EEB">
      <w:pPr>
        <w:pStyle w:val="Bibliography"/>
      </w:pPr>
      <w:r>
        <w:t xml:space="preserve">25. </w:t>
      </w:r>
      <w:r>
        <w:tab/>
        <w:t>Martiny JB, Martiny AC, Weihe C, Lu Y, Berlemont R, Brodie EL, Goulden ML, Treseder KK, Allison SD. 2017. Microbial legacies alter decomposition in response to simulated global change. 2. ISME J 11:490–499.</w:t>
      </w:r>
    </w:p>
    <w:p w14:paraId="66DC2342" w14:textId="77777777" w:rsidR="001F2EEB" w:rsidRDefault="001F2EEB" w:rsidP="001F2EEB">
      <w:pPr>
        <w:pStyle w:val="Bibliography"/>
      </w:pPr>
      <w:r>
        <w:t xml:space="preserve">26. </w:t>
      </w:r>
      <w:r>
        <w:tab/>
        <w:t xml:space="preserve">Armendáriz-Ruiz M, Rodríguez-González JA, Camacho-Ruíz RM, Mateos-Díaz JC. 2018. Carbohydrate Esterases: An Overview, p. 39–68. </w:t>
      </w:r>
      <w:r>
        <w:rPr>
          <w:i/>
          <w:iCs/>
        </w:rPr>
        <w:t>In</w:t>
      </w:r>
      <w:r>
        <w:t xml:space="preserve"> Sandoval, G (ed.), Lipases and Phospholipases: Methods and Protocols. Springer, New York, NY.</w:t>
      </w:r>
    </w:p>
    <w:p w14:paraId="26419A22" w14:textId="77777777" w:rsidR="001F2EEB" w:rsidRDefault="001F2EEB" w:rsidP="001F2EEB">
      <w:pPr>
        <w:pStyle w:val="Bibliography"/>
      </w:pPr>
      <w:r>
        <w:t xml:space="preserve">27. </w:t>
      </w:r>
      <w:r>
        <w:tab/>
        <w:t>Zhuang J, Li M, Pu Y, Ragauskas AJ, Yoo CG. 2020. Observation of Potential Contaminants in Processed Biomass Using Fourier Transform Infrared Spectroscopy. 12. Appl Sci 10:4345.</w:t>
      </w:r>
    </w:p>
    <w:p w14:paraId="3DC2C732" w14:textId="77777777" w:rsidR="001F2EEB" w:rsidRDefault="001F2EEB" w:rsidP="001F2EEB">
      <w:pPr>
        <w:pStyle w:val="Bibliography"/>
      </w:pPr>
      <w:r>
        <w:t xml:space="preserve">28. </w:t>
      </w:r>
      <w:r>
        <w:tab/>
        <w:t>Madari BE, Reeves JBI, Machado PLOA, Guimarães CM, Torres E, McCarty GW. 2006. Mid- and near-infrared spectroscopic assessment of soil compositional parameters and structural indices in two Ferralsols. 1–2. Geoderma 136:245–259.</w:t>
      </w:r>
    </w:p>
    <w:p w14:paraId="74608F85" w14:textId="77777777" w:rsidR="001F2EEB" w:rsidRDefault="001F2EEB" w:rsidP="001F2EEB">
      <w:pPr>
        <w:pStyle w:val="Bibliography"/>
      </w:pPr>
      <w:r>
        <w:t xml:space="preserve">29. </w:t>
      </w:r>
      <w:r>
        <w:tab/>
        <w:t>Baker NR, Allison SD. 2015. Ultraviolet photodegradation facilitates microbial litter decomposition in a Mediterranean climate. Ecology 96:1994–2003.</w:t>
      </w:r>
    </w:p>
    <w:p w14:paraId="376ED0A9" w14:textId="77777777" w:rsidR="001F2EEB" w:rsidRDefault="001F2EEB" w:rsidP="001F2EEB">
      <w:pPr>
        <w:pStyle w:val="Bibliography"/>
      </w:pPr>
      <w:r>
        <w:lastRenderedPageBreak/>
        <w:t xml:space="preserve">30. </w:t>
      </w:r>
      <w:r>
        <w:tab/>
        <w:t>Esch EH, King JY, Cleland EE. 2019. Foliar litter chemistry mediates susceptibility to UV degradation in two dominant species from a semi-arid ecosystem. Plant Soil 440:265–276.</w:t>
      </w:r>
    </w:p>
    <w:p w14:paraId="3147BA3D" w14:textId="77777777" w:rsidR="001F2EEB" w:rsidRDefault="001F2EEB" w:rsidP="001F2EEB">
      <w:pPr>
        <w:pStyle w:val="Bibliography"/>
      </w:pPr>
      <w:r>
        <w:t xml:space="preserve">31. </w:t>
      </w:r>
      <w:r>
        <w:tab/>
        <w:t>Malik AA, Martiny JBH, Ribeiro A, Sheridan PO, Weihe C, Brodie EL, Allison SD. 2024. Bacterial population-level trade-offs between drought tolerance and resource acquisition traits impact decomposition. ISME J 18:wrae224.</w:t>
      </w:r>
    </w:p>
    <w:p w14:paraId="27C07DA5" w14:textId="77777777" w:rsidR="001F2EEB" w:rsidRDefault="001F2EEB" w:rsidP="001F2EEB">
      <w:pPr>
        <w:pStyle w:val="Bibliography"/>
      </w:pPr>
      <w:r>
        <w:t xml:space="preserve">32. </w:t>
      </w:r>
      <w:r>
        <w:tab/>
        <w:t>Berg B, McClaugherty C. 2014. Plant Litter: Decomposition, Humus Formation, Carbon Sequestration. Springer Berlin Heidelberg, Berlin, Heidelberg. https://link.springer.com/10.1007/978-3-642-38821-7. Retrieved 25 November 2024.</w:t>
      </w:r>
    </w:p>
    <w:p w14:paraId="1EA0E15C" w14:textId="77777777" w:rsidR="001F2EEB" w:rsidRDefault="001F2EEB" w:rsidP="001F2EEB">
      <w:pPr>
        <w:pStyle w:val="Bibliography"/>
      </w:pPr>
      <w:r>
        <w:t xml:space="preserve">33. </w:t>
      </w:r>
      <w:r>
        <w:tab/>
        <w:t xml:space="preserve">Allison SD, Weintraub MN, Gartner TB, Waldrop MP. 2011. Evolutionary-Economic Principles as Regulators of Soil Enzyme Production and Ecosystem Function, p. 229–243. </w:t>
      </w:r>
      <w:r>
        <w:rPr>
          <w:i/>
          <w:iCs/>
        </w:rPr>
        <w:t>In</w:t>
      </w:r>
      <w:r>
        <w:t xml:space="preserve"> Shukla, G, Varma, A (eds.), Soil Enzymology. Springer, Berlin, Heidelberg.</w:t>
      </w:r>
    </w:p>
    <w:p w14:paraId="1CF245AA" w14:textId="77777777" w:rsidR="001F2EEB" w:rsidRDefault="001F2EEB" w:rsidP="001F2EEB">
      <w:pPr>
        <w:pStyle w:val="Bibliography"/>
      </w:pPr>
      <w:r>
        <w:t xml:space="preserve">34. </w:t>
      </w:r>
      <w:r>
        <w:tab/>
        <w:t>Allison SD, Chacon SS, German DP. 2014. Substrate concentration constraints on microbial decomposition. Soil Biol Biochem 79:43–49.</w:t>
      </w:r>
    </w:p>
    <w:p w14:paraId="156749ED" w14:textId="77777777" w:rsidR="001F2EEB" w:rsidRDefault="001F2EEB" w:rsidP="001F2EEB">
      <w:pPr>
        <w:pStyle w:val="Bibliography"/>
      </w:pPr>
      <w:r>
        <w:t xml:space="preserve">35. </w:t>
      </w:r>
      <w:r>
        <w:tab/>
        <w:t>Chen X, Hu Y, Feng S, Rui Y, Zhang Z, He H, He X, Ge T, Wu J, Su Y. 2018. Lignin and cellulose dynamics with straw incorporation in two contrasting cropping soils. Sci Rep 8:1633.</w:t>
      </w:r>
    </w:p>
    <w:p w14:paraId="368BC14B" w14:textId="77777777" w:rsidR="001F2EEB" w:rsidRDefault="001F2EEB" w:rsidP="001F2EEB">
      <w:pPr>
        <w:pStyle w:val="Bibliography"/>
      </w:pPr>
      <w:r>
        <w:t xml:space="preserve">36. </w:t>
      </w:r>
      <w:r>
        <w:tab/>
        <w:t>Yu Z, Zhang W, He H, Li Y, Xie Z, Sailike Ah, Hao H, Tian X, Sun L, Liang Y, Fu R, Yang P. 2024. The CAZyme family regulates the changes in soil organic carbon composition during vegetation restoration in the Mu Us desert. Geoderma 452:117109.</w:t>
      </w:r>
    </w:p>
    <w:p w14:paraId="2A833CEE" w14:textId="77777777" w:rsidR="001F2EEB" w:rsidRDefault="001F2EEB" w:rsidP="001F2EEB">
      <w:pPr>
        <w:pStyle w:val="Bibliography"/>
      </w:pPr>
      <w:r>
        <w:t xml:space="preserve">37. </w:t>
      </w:r>
      <w:r>
        <w:tab/>
        <w:t>Talbot JM, Treseder KK. 2012. Interactions among lignin, cellulose, and nitrogen drive litter chemistry–decay relationships. Ecology 93:345–354.</w:t>
      </w:r>
    </w:p>
    <w:p w14:paraId="07C53268" w14:textId="77777777" w:rsidR="001F2EEB" w:rsidRDefault="001F2EEB" w:rsidP="001F2EEB">
      <w:pPr>
        <w:pStyle w:val="Bibliography"/>
      </w:pPr>
      <w:r>
        <w:lastRenderedPageBreak/>
        <w:t xml:space="preserve">38. </w:t>
      </w:r>
      <w:r>
        <w:tab/>
        <w:t>Bhatnagar JM, Peay KG, Treseder KK. 2018. Litter chemistry influences decomposition through activity of specific microbial functional guilds. Ecol Monogr 88:429–444.</w:t>
      </w:r>
    </w:p>
    <w:p w14:paraId="332B7F3F" w14:textId="77777777" w:rsidR="001F2EEB" w:rsidRDefault="001F2EEB" w:rsidP="001F2EEB">
      <w:pPr>
        <w:pStyle w:val="Bibliography"/>
      </w:pPr>
      <w:r>
        <w:t xml:space="preserve">39. </w:t>
      </w:r>
      <w:r>
        <w:tab/>
        <w:t>Li X, Zheng Y. 2017. Lignin-enzyme interaction: Mechanism, mitigation approach, modeling, and research prospects. Biotechnol Adv 35:466–489.</w:t>
      </w:r>
    </w:p>
    <w:p w14:paraId="26BD67F5" w14:textId="77777777" w:rsidR="001F2EEB" w:rsidRDefault="001F2EEB" w:rsidP="001F2EEB">
      <w:pPr>
        <w:pStyle w:val="Bibliography"/>
      </w:pPr>
      <w:r>
        <w:t xml:space="preserve">40. </w:t>
      </w:r>
      <w:r>
        <w:tab/>
        <w:t>Nakagame S, Chandra RP, Saddler JN. 2010. The effect of isolated lignins, obtained from a range of pretreated lignocellulosic substrates, on enzymatic hydrolysis. Biotechnol Bioeng 105:871–879.</w:t>
      </w:r>
    </w:p>
    <w:p w14:paraId="4B49F433" w14:textId="77777777" w:rsidR="001F2EEB" w:rsidRDefault="001F2EEB" w:rsidP="001F2EEB">
      <w:pPr>
        <w:pStyle w:val="Bibliography"/>
      </w:pPr>
      <w:r>
        <w:t xml:space="preserve">41. </w:t>
      </w:r>
      <w:r>
        <w:tab/>
        <w:t>Reith J, Mayer C. 2011. Peptidoglycan turnover and recycling in Gram-positive bacteria. Appl Microbiol Biotechnol 92:1–11.</w:t>
      </w:r>
    </w:p>
    <w:p w14:paraId="6F2A2C54" w14:textId="77777777" w:rsidR="001F2EEB" w:rsidRDefault="001F2EEB" w:rsidP="001F2EEB">
      <w:pPr>
        <w:pStyle w:val="Bibliography"/>
      </w:pPr>
      <w:r>
        <w:t xml:space="preserve">42. </w:t>
      </w:r>
      <w:r>
        <w:tab/>
        <w:t>Tláskal V, Voříšková J, Baldrian P. 2016. Bacterial succession on decomposing leaf litter exhibits a specific occurrence pattern of cellulolytic taxa and potential decomposers of fungal mycelia. FEMS Microbiol Ecol 92:fiw177.</w:t>
      </w:r>
    </w:p>
    <w:p w14:paraId="3FF3909F" w14:textId="77777777" w:rsidR="001F2EEB" w:rsidRDefault="001F2EEB" w:rsidP="001F2EEB">
      <w:pPr>
        <w:pStyle w:val="Bibliography"/>
      </w:pPr>
      <w:r>
        <w:t xml:space="preserve">43. </w:t>
      </w:r>
      <w:r>
        <w:tab/>
        <w:t>Šnajdr J, Cajthaml T, Valášková V, Merhautová V, Petránková M, Spetz P, Leppänen K, Baldrian P. 2011. Transformation of Quercus petraea litter: successive changes in litter chemistry are reflected in differential enzyme activity and changes in the microbial community composition. FEMS Microbiol Ecol 75:291–303.</w:t>
      </w:r>
    </w:p>
    <w:p w14:paraId="7DFFF235" w14:textId="77777777" w:rsidR="001F2EEB" w:rsidRDefault="001F2EEB" w:rsidP="001F2EEB">
      <w:pPr>
        <w:pStyle w:val="Bibliography"/>
      </w:pPr>
      <w:r>
        <w:t xml:space="preserve">44. </w:t>
      </w:r>
      <w:r>
        <w:tab/>
        <w:t>Romaní AM, Fischer H, Mille-Lindblom C, Tranvik LJ. 2006. Interactions of Bacteria and Fungi on Decomposing Litter: Differential Extracellular Enzyme Activities. 10. Ecology 87:2559–2569.</w:t>
      </w:r>
    </w:p>
    <w:p w14:paraId="5EFBE246" w14:textId="77777777" w:rsidR="001F2EEB" w:rsidRDefault="001F2EEB" w:rsidP="001F2EEB">
      <w:pPr>
        <w:pStyle w:val="Bibliography"/>
      </w:pPr>
      <w:r>
        <w:t xml:space="preserve">45. </w:t>
      </w:r>
      <w:r>
        <w:tab/>
        <w:t xml:space="preserve">Schneider T, Keiblinger KM, Schmid E, Sterflinger-Gleixner K, Ellersdorfer G, Roschitzki B, Richter A, Eberl L, Zechmeister-Boltenstern S, Riedel K. 2012. Who is who in litter </w:t>
      </w:r>
      <w:r>
        <w:lastRenderedPageBreak/>
        <w:t>decomposition? Metaproteomics reveals major microbial players and their biogeochemical functions. 9. ISME J 6:1749–1762.</w:t>
      </w:r>
    </w:p>
    <w:p w14:paraId="00247D90" w14:textId="77777777" w:rsidR="001F2EEB" w:rsidRDefault="001F2EEB" w:rsidP="001F2EEB">
      <w:pPr>
        <w:pStyle w:val="Bibliography"/>
      </w:pPr>
      <w:r>
        <w:t xml:space="preserve">46. </w:t>
      </w:r>
      <w:r>
        <w:tab/>
        <w:t>Matulich KL, Weihe C, Allison SD, Amend AS, Berlemont R, Goulden ML, Kimball S, Martiny AC, Martiny JB. 2015. Temporal variation overshadows the response of leaf litter microbial communities to simulated global change. 11. ISME J 9:2477–2489.</w:t>
      </w:r>
    </w:p>
    <w:p w14:paraId="12F1A088" w14:textId="77777777" w:rsidR="001F2EEB" w:rsidRDefault="001F2EEB" w:rsidP="001F2EEB">
      <w:pPr>
        <w:pStyle w:val="Bibliography"/>
      </w:pPr>
      <w:r>
        <w:t xml:space="preserve">47. </w:t>
      </w:r>
      <w:r>
        <w:tab/>
        <w:t>Zhang Z, Bodenheimer J, Scott G, Dukes JS, Suseela V. 2025. Climatic stress</w:t>
      </w:r>
      <w:r>
        <w:rPr>
          <w:rFonts w:ascii="Cambria Math" w:hAnsi="Cambria Math" w:cs="Cambria Math"/>
        </w:rPr>
        <w:t>‐</w:t>
      </w:r>
      <w:r>
        <w:t>induced changes in plant chemistry alter the compound</w:t>
      </w:r>
      <w:r>
        <w:rPr>
          <w:rFonts w:ascii="Cambria Math" w:hAnsi="Cambria Math" w:cs="Cambria Math"/>
        </w:rPr>
        <w:t>‐</w:t>
      </w:r>
      <w:r>
        <w:t>specific degradation of litter during decomposition. New Phytol 248:92–106.</w:t>
      </w:r>
    </w:p>
    <w:p w14:paraId="5AA8431E" w14:textId="77777777" w:rsidR="001F2EEB" w:rsidRDefault="001F2EEB" w:rsidP="001F2EEB">
      <w:pPr>
        <w:pStyle w:val="Bibliography"/>
      </w:pPr>
      <w:r>
        <w:t xml:space="preserve">48. </w:t>
      </w:r>
      <w:r>
        <w:tab/>
        <w:t>Wilson AM, Burtis JC, Goebel M, Yavitt JB. 2022. Litter quality and decomposition responses to drought in a northeastern US deciduous forest. Oecologia 200:247–257.</w:t>
      </w:r>
    </w:p>
    <w:p w14:paraId="0423C993" w14:textId="77777777" w:rsidR="001F2EEB" w:rsidRDefault="001F2EEB" w:rsidP="001F2EEB">
      <w:pPr>
        <w:pStyle w:val="Bibliography"/>
      </w:pPr>
      <w:r>
        <w:t xml:space="preserve">49. </w:t>
      </w:r>
      <w:r>
        <w:tab/>
        <w:t>Moorhead D, Lashermes G, Recous S, Bertrand I. 2014. Interacting Microbe and Litter Quality Controls on Litter Decomposition: A Modeling Analysis. PLOS ONE 9:e108769.</w:t>
      </w:r>
    </w:p>
    <w:p w14:paraId="6BF8B2C3" w14:textId="77777777" w:rsidR="001F2EEB" w:rsidRDefault="001F2EEB" w:rsidP="001F2EEB">
      <w:pPr>
        <w:pStyle w:val="Bibliography"/>
      </w:pPr>
      <w:r>
        <w:t xml:space="preserve">50. </w:t>
      </w:r>
      <w:r>
        <w:tab/>
        <w:t>Steinweg J, Dukes J, Paul E, Wallenstein M. 2013. Microbial responses to multi-factor climate change: effects on soil enzymes. Front Microbiol 4.</w:t>
      </w:r>
    </w:p>
    <w:p w14:paraId="3EEEE30B" w14:textId="77777777" w:rsidR="001F2EEB" w:rsidRDefault="001F2EEB" w:rsidP="001F2EEB">
      <w:pPr>
        <w:pStyle w:val="Bibliography"/>
      </w:pPr>
      <w:r>
        <w:t xml:space="preserve">51. </w:t>
      </w:r>
      <w:r>
        <w:tab/>
        <w:t>Manzoni S, Schimel JP, Porporato A. 2012. Responses of soil microbial communities to water stress: results from a meta-analysis. Ecology 93:930–938.</w:t>
      </w:r>
    </w:p>
    <w:p w14:paraId="6D88EEBE" w14:textId="77777777" w:rsidR="001F2EEB" w:rsidRDefault="001F2EEB" w:rsidP="001F2EEB">
      <w:pPr>
        <w:pStyle w:val="Bibliography"/>
      </w:pPr>
      <w:r>
        <w:t xml:space="preserve">52. </w:t>
      </w:r>
      <w:r>
        <w:tab/>
        <w:t>Schimel JP, Schaeffer SM. 2012. Microbial control over carbon cycling in soil. Front Microbiol 3.</w:t>
      </w:r>
    </w:p>
    <w:p w14:paraId="393BCF62" w14:textId="77777777" w:rsidR="001F2EEB" w:rsidRDefault="001F2EEB" w:rsidP="001F2EEB">
      <w:pPr>
        <w:pStyle w:val="Bibliography"/>
      </w:pPr>
      <w:r>
        <w:t xml:space="preserve">53. </w:t>
      </w:r>
      <w:r>
        <w:tab/>
        <w:t>Finks SS, Weihe C, Kimball S, Allison SD, Martiny AC, Treseder KK, Martiny JBH. 2021. Microbial community response to a decade of simulated global changes depends on the plant community. 1. Elem Sci Anthr 9:00124.</w:t>
      </w:r>
    </w:p>
    <w:p w14:paraId="468FACDB" w14:textId="77777777" w:rsidR="001F2EEB" w:rsidRDefault="001F2EEB" w:rsidP="001F2EEB">
      <w:pPr>
        <w:pStyle w:val="Bibliography"/>
      </w:pPr>
      <w:r>
        <w:lastRenderedPageBreak/>
        <w:t xml:space="preserve">54. </w:t>
      </w:r>
      <w:r>
        <w:tab/>
        <w:t>Gao W, Reed SC, Munson SM, Rui Y, Fan W, Zheng Z, Li L, Che R, Xue K, Du J, Cui X, Wang Y, Hao Y. 2021. Responses of soil extracellular enzyme activities and bacterial community composition to seasonal stages of drought in a semiarid grassland. Geoderma 401:115327.</w:t>
      </w:r>
    </w:p>
    <w:p w14:paraId="10E727A0" w14:textId="77777777" w:rsidR="001F2EEB" w:rsidRDefault="001F2EEB" w:rsidP="001F2EEB">
      <w:pPr>
        <w:pStyle w:val="Bibliography"/>
      </w:pPr>
      <w:r>
        <w:t xml:space="preserve">55. </w:t>
      </w:r>
      <w:r>
        <w:tab/>
        <w:t>Purahong W, Schloter M, Pecyna MJ, Kapturska D, Däumlich V, Mital S, Buscot F, Hofrichter M, Gutknecht JLM, Krüger D. 2014. Uncoupling of microbial community structure and function in decomposing litter across beech forest ecosystems in Central Europe. Sci Rep 4:7014.</w:t>
      </w:r>
    </w:p>
    <w:p w14:paraId="0EE7E558" w14:textId="77777777" w:rsidR="001F2EEB" w:rsidRDefault="001F2EEB" w:rsidP="001F2EEB">
      <w:pPr>
        <w:pStyle w:val="Bibliography"/>
      </w:pPr>
      <w:r>
        <w:t xml:space="preserve">56. </w:t>
      </w:r>
      <w:r>
        <w:tab/>
        <w:t>Schroeter SA, Eveillard D, Chaffron S, Zoppi J, Kampe B, Lohmann P, Jehmlich N, von Bergen M, Sanchez-Arcos C, Pohnert G, Taubert M, Küsel K, Gleixner G. 2022. Microbial community functioning during plant litter decomposition. Sci Rep 12:7451.</w:t>
      </w:r>
    </w:p>
    <w:p w14:paraId="715607A1" w14:textId="77777777" w:rsidR="001F2EEB" w:rsidRDefault="001F2EEB" w:rsidP="001F2EEB">
      <w:pPr>
        <w:pStyle w:val="Bibliography"/>
      </w:pPr>
      <w:r>
        <w:t xml:space="preserve">57. </w:t>
      </w:r>
      <w:r>
        <w:tab/>
        <w:t>Evans S, Wallenstein M. 2012. Soil microbial community response to drying and rewetting stress: does historical precipitation regime matter? 1. Biogeochemistry 109:101–116.</w:t>
      </w:r>
    </w:p>
    <w:p w14:paraId="0C6FA134" w14:textId="77777777" w:rsidR="001F2EEB" w:rsidRDefault="001F2EEB" w:rsidP="001F2EEB">
      <w:pPr>
        <w:pStyle w:val="Bibliography"/>
      </w:pPr>
      <w:r>
        <w:t xml:space="preserve">58. </w:t>
      </w:r>
      <w:r>
        <w:tab/>
        <w:t>Meisner A, Snoek BL, Nesme J, Dent E, Jacquiod S, Classen AT, Priemé A. 2021. Soil microbial legacies differ following drying-rewetting and freezing-thawing cycles. ISME J 15:1207–1221.</w:t>
      </w:r>
    </w:p>
    <w:p w14:paraId="31880928" w14:textId="77777777" w:rsidR="001F2EEB" w:rsidRDefault="001F2EEB" w:rsidP="001F2EEB">
      <w:pPr>
        <w:pStyle w:val="Bibliography"/>
      </w:pPr>
      <w:r>
        <w:t xml:space="preserve">59. </w:t>
      </w:r>
      <w:r>
        <w:tab/>
        <w:t>Bouskill NJ, Lim HC, Borglin S, Salve R, Wood TE, Silver WL, Brodie EL. 2013. Pre-exposure to drought increases the resistance of tropical forest soil bacterial communities to extended drought. ISME J 7:384–394.</w:t>
      </w:r>
    </w:p>
    <w:p w14:paraId="4AD3FF06" w14:textId="77777777" w:rsidR="001F2EEB" w:rsidRDefault="001F2EEB" w:rsidP="001F2EEB">
      <w:pPr>
        <w:pStyle w:val="Bibliography"/>
      </w:pPr>
      <w:r>
        <w:t xml:space="preserve">60. </w:t>
      </w:r>
      <w:r>
        <w:tab/>
        <w:t>Evans S, Wallenstein M. 2014. Climate change alters ecological strategies of soil bacteria. Ecol Lett 17:155–164.</w:t>
      </w:r>
    </w:p>
    <w:p w14:paraId="41EB6B90" w14:textId="77777777" w:rsidR="001F2EEB" w:rsidRDefault="001F2EEB" w:rsidP="001F2EEB">
      <w:pPr>
        <w:pStyle w:val="Bibliography"/>
      </w:pPr>
      <w:r>
        <w:lastRenderedPageBreak/>
        <w:t xml:space="preserve">61. </w:t>
      </w:r>
      <w:r>
        <w:tab/>
        <w:t xml:space="preserve">Jurburg SD, Salles JF. 2015. Functional Redundancy and Ecosystem Function — The Soil Microbiota as a Case Study, p. 29–49. </w:t>
      </w:r>
      <w:r>
        <w:rPr>
          <w:i/>
          <w:iCs/>
        </w:rPr>
        <w:t>In</w:t>
      </w:r>
      <w:r>
        <w:t xml:space="preserve"> Lo, Y-H, Blanco, JA, Roy, S (eds.), Biodiversity in Ecosystems - Linking Structure and Function. InTech.</w:t>
      </w:r>
    </w:p>
    <w:p w14:paraId="7F8A39BE" w14:textId="77777777" w:rsidR="001F2EEB" w:rsidRDefault="001F2EEB" w:rsidP="001F2EEB">
      <w:pPr>
        <w:pStyle w:val="Bibliography"/>
      </w:pPr>
      <w:r>
        <w:t xml:space="preserve">62. </w:t>
      </w:r>
      <w:r>
        <w:tab/>
        <w:t>Hawkes CV, Shinada M, Kivlin SN. 2020. Historical climate legacies on soil respiration persist despite extreme changes in rainfall. Soil Biol Biochem 143:107752.</w:t>
      </w:r>
    </w:p>
    <w:p w14:paraId="74D62455" w14:textId="77777777" w:rsidR="001F2EEB" w:rsidRDefault="001F2EEB" w:rsidP="001F2EEB">
      <w:pPr>
        <w:pStyle w:val="Bibliography"/>
      </w:pPr>
      <w:r>
        <w:t xml:space="preserve">63. </w:t>
      </w:r>
      <w:r>
        <w:tab/>
        <w:t>Dacal M, García-Palacios P, Asensio S, Cano-Díaz C, Gozalo B, Ochoa V, Maestre FT. 2020. Contrasting mechanisms underlie short- and longer-term soil respiration responses to experimental warming in a dryland ecosystem. Glob Change Biol 26:5254–5266.</w:t>
      </w:r>
    </w:p>
    <w:p w14:paraId="563CC9E3" w14:textId="77777777" w:rsidR="001F2EEB" w:rsidRDefault="001F2EEB" w:rsidP="001F2EEB">
      <w:pPr>
        <w:pStyle w:val="Bibliography"/>
      </w:pPr>
      <w:r>
        <w:t xml:space="preserve">64. </w:t>
      </w:r>
      <w:r>
        <w:tab/>
        <w:t>Dacal M, García</w:t>
      </w:r>
      <w:r>
        <w:rPr>
          <w:rFonts w:ascii="Cambria Math" w:hAnsi="Cambria Math" w:cs="Cambria Math"/>
        </w:rPr>
        <w:t>‐</w:t>
      </w:r>
      <w:r>
        <w:t>Palacios P, Asensio S, Wang J, Singh BK, Maestre FT. 2022. Climate change legacies contrastingly affect the resistance and resilience of soil microbial communities and multifunctionality to extreme drought. Funct Ecol 36:908–920.</w:t>
      </w:r>
    </w:p>
    <w:p w14:paraId="7519F0CA" w14:textId="77777777" w:rsidR="001F2EEB" w:rsidRDefault="001F2EEB" w:rsidP="001F2EEB">
      <w:pPr>
        <w:pStyle w:val="Bibliography"/>
      </w:pPr>
      <w:r>
        <w:t xml:space="preserve">65. </w:t>
      </w:r>
      <w:r>
        <w:tab/>
        <w:t>McIntyre PJ, Thorne JH, Dolanc CR, Flint AL, Flint LE, Kelly M, Ackerly DD. 2015. Twentieth-century shifts in forest structure in California: Denser forests, smaller trees, and increased dominance of oaks. 5. Proc Natl Acad Sci 112:1458–1463.</w:t>
      </w:r>
    </w:p>
    <w:p w14:paraId="7F3761BA" w14:textId="77777777" w:rsidR="001F2EEB" w:rsidRDefault="001F2EEB" w:rsidP="001F2EEB">
      <w:pPr>
        <w:pStyle w:val="Bibliography"/>
      </w:pPr>
      <w:r>
        <w:t xml:space="preserve">66. </w:t>
      </w:r>
      <w:r>
        <w:tab/>
        <w:t>Syphard AD, Brennan TJ, Rustigian</w:t>
      </w:r>
      <w:r>
        <w:rPr>
          <w:rFonts w:ascii="Cambria Math" w:hAnsi="Cambria Math" w:cs="Cambria Math"/>
        </w:rPr>
        <w:t>‐</w:t>
      </w:r>
      <w:r>
        <w:t>Romsos H, Keeley JE. 2022. Fire</w:t>
      </w:r>
      <w:r>
        <w:rPr>
          <w:rFonts w:ascii="Cambria Math" w:hAnsi="Cambria Math" w:cs="Cambria Math"/>
        </w:rPr>
        <w:t>‐</w:t>
      </w:r>
      <w:r>
        <w:t>driven vegetation type conversion in Southern California. Ecol Appl 32:e2626.</w:t>
      </w:r>
    </w:p>
    <w:p w14:paraId="0AAD0F97" w14:textId="77777777" w:rsidR="001F2EEB" w:rsidRDefault="001F2EEB" w:rsidP="001F2EEB">
      <w:pPr>
        <w:pStyle w:val="Bibliography"/>
      </w:pPr>
      <w:r>
        <w:t xml:space="preserve">67. </w:t>
      </w:r>
      <w:r>
        <w:tab/>
        <w:t>Syphard AD, Brennan TJ, Keeley JE. 2019. Drivers of chaparral type conversion to herbaceous vegetation in coastal Southern California. Divers Distrib 25:90–101.</w:t>
      </w:r>
    </w:p>
    <w:p w14:paraId="2C3BC070" w14:textId="77777777" w:rsidR="001F2EEB" w:rsidRDefault="001F2EEB" w:rsidP="001F2EEB">
      <w:pPr>
        <w:pStyle w:val="Bibliography"/>
      </w:pPr>
      <w:r>
        <w:t xml:space="preserve">68. </w:t>
      </w:r>
      <w:r>
        <w:tab/>
        <w:t>Liao C, Peng R, Luo Y, Zhou X, Wu X, Fang C, Chen J, Li B. 2008. Altered ecosystem carbon and nitrogen cycles by plant invasion: a meta-analysis. New Phytol 177:706–714.</w:t>
      </w:r>
    </w:p>
    <w:p w14:paraId="0B526574" w14:textId="77777777" w:rsidR="001F2EEB" w:rsidRDefault="001F2EEB" w:rsidP="001F2EEB">
      <w:pPr>
        <w:pStyle w:val="Bibliography"/>
      </w:pPr>
      <w:r>
        <w:t xml:space="preserve">69. </w:t>
      </w:r>
      <w:r>
        <w:tab/>
        <w:t>Prieto I, Almagro M, Bastida F, Querejeta JI. 2019. Altered leaf litter quality exacerbates the negative impact of climate change on decomposition. J Ecol 107:2364–2382.</w:t>
      </w:r>
    </w:p>
    <w:p w14:paraId="730AC1AB" w14:textId="77777777" w:rsidR="001F2EEB" w:rsidRDefault="001F2EEB" w:rsidP="001F2EEB">
      <w:pPr>
        <w:pStyle w:val="Bibliography"/>
      </w:pPr>
      <w:r>
        <w:lastRenderedPageBreak/>
        <w:t xml:space="preserve">70. </w:t>
      </w:r>
      <w:r>
        <w:tab/>
        <w:t>Santonja M, Rancon A, Fromin N, Baldy V, Hättenschwiler S, Fernandez C, Montès N, Mirleau P. 2017. Plant litter diversity increases microbial abundance, fungal diversity, and carbon and nitrogen cycling in a Mediterranean shrubland. Soil Biol Biochem 111:124–134.</w:t>
      </w:r>
    </w:p>
    <w:p w14:paraId="7EB4B59A" w14:textId="77777777" w:rsidR="001F2EEB" w:rsidRDefault="001F2EEB" w:rsidP="001F2EEB">
      <w:pPr>
        <w:pStyle w:val="Bibliography"/>
      </w:pPr>
      <w:r>
        <w:t xml:space="preserve">71. </w:t>
      </w:r>
      <w:r>
        <w:tab/>
        <w:t>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Weedon J. 2025. vegan: Community Ecology Package (2.7-1).</w:t>
      </w:r>
    </w:p>
    <w:p w14:paraId="75A7D824" w14:textId="77777777" w:rsidR="001F2EEB" w:rsidRDefault="001F2EEB" w:rsidP="001F2EEB">
      <w:pPr>
        <w:pStyle w:val="Bibliography"/>
      </w:pPr>
      <w:r>
        <w:t xml:space="preserve">72. </w:t>
      </w:r>
      <w:r>
        <w:tab/>
        <w:t>Wickham H, Chang W, Henry L, Pedersen TL, Takahashi K, Wilke C, Woo K, Yutani H, Dunnington D, Brand T van den, Posit, PBC. 2025. ggplot2: Create Elegant Data Visualisations Using the Grammar of Graphics (3.5.2).</w:t>
      </w:r>
    </w:p>
    <w:p w14:paraId="431BDF61" w14:textId="77777777" w:rsidR="001F2EEB" w:rsidRDefault="001F2EEB" w:rsidP="001F2EEB">
      <w:pPr>
        <w:pStyle w:val="Bibliography"/>
      </w:pPr>
      <w:r>
        <w:t xml:space="preserve">73. </w:t>
      </w:r>
      <w:r>
        <w:tab/>
        <w:t>Meyer F, Paarmann D, D’Souza M, Olson R, Glass E, Kubal M, Paczian T, Rodriguez A, Stevens R, Wilke A, Wilkening J, Edwards R. 2008. The metagenomics RAST server – a public resource for the automatic phylogenetic and functional analysis of metagenomes. BMC Bioinformatics 9:386.</w:t>
      </w:r>
    </w:p>
    <w:p w14:paraId="1F556149" w14:textId="77777777" w:rsidR="001F2EEB" w:rsidRDefault="001F2EEB" w:rsidP="001F2EEB">
      <w:pPr>
        <w:pStyle w:val="Bibliography"/>
      </w:pPr>
      <w:r>
        <w:t xml:space="preserve">74. </w:t>
      </w:r>
      <w:r>
        <w:tab/>
        <w:t>Murovec B, Deutsch L, Stres B. 2020. Computational Framework for High-Quality Production and Large-Scale Evolutionary Analysis of Metagenome Assembled Genomes. Mol Biol Evol 37:593–598.</w:t>
      </w:r>
    </w:p>
    <w:p w14:paraId="2981E737" w14:textId="77777777" w:rsidR="001F2EEB" w:rsidRDefault="001F2EEB" w:rsidP="001F2EEB">
      <w:pPr>
        <w:pStyle w:val="Bibliography"/>
      </w:pPr>
      <w:r>
        <w:t xml:space="preserve">75. </w:t>
      </w:r>
      <w:r>
        <w:tab/>
        <w:t>Nurk S, Meleshko D, Korobeynikov A, Pevzner PA. 2017. metaSPAdes: a new versatile metagenomic assembler. Genome Res 27:824–834.</w:t>
      </w:r>
    </w:p>
    <w:p w14:paraId="778FFD92" w14:textId="77777777" w:rsidR="001F2EEB" w:rsidRDefault="001F2EEB" w:rsidP="001F2EEB">
      <w:pPr>
        <w:pStyle w:val="Bibliography"/>
      </w:pPr>
      <w:r>
        <w:t xml:space="preserve">76. </w:t>
      </w:r>
      <w:r>
        <w:tab/>
        <w:t>Chen S, Zhou Y, Chen Y, Gu J. 2018. fastp: an ultra-fast all-in-one FASTQ preprocessor. Bioinformatics 34:i884–i890.</w:t>
      </w:r>
    </w:p>
    <w:p w14:paraId="69FFCD03" w14:textId="77777777" w:rsidR="001F2EEB" w:rsidRDefault="001F2EEB" w:rsidP="001F2EEB">
      <w:pPr>
        <w:pStyle w:val="Bibliography"/>
      </w:pPr>
      <w:r>
        <w:lastRenderedPageBreak/>
        <w:t xml:space="preserve">77. </w:t>
      </w:r>
      <w:r>
        <w:tab/>
        <w:t>Li H. 2018. Seqtk: code walkthrough. https://lh3.github.io/2018/11/12/seqtk-code-walkthrough. Retrieved 30 August 2025.</w:t>
      </w:r>
    </w:p>
    <w:p w14:paraId="1568D96A" w14:textId="77777777" w:rsidR="001F2EEB" w:rsidRDefault="001F2EEB" w:rsidP="001F2EEB">
      <w:pPr>
        <w:pStyle w:val="Bibliography"/>
      </w:pPr>
      <w:r>
        <w:t xml:space="preserve">78. </w:t>
      </w:r>
      <w:r>
        <w:tab/>
        <w:t>Hyatt D, Chen G-L, LoCascio PF, Land ML, Larimer FW, Hauser LJ. 2010. Prodigal: prokaryotic gene recognition and translation initiation site identification. BMC Bioinformatics 11:119.</w:t>
      </w:r>
    </w:p>
    <w:p w14:paraId="72696B81" w14:textId="77777777" w:rsidR="001F2EEB" w:rsidRDefault="001F2EEB" w:rsidP="001F2EEB">
      <w:pPr>
        <w:pStyle w:val="Bibliography"/>
      </w:pPr>
      <w:r>
        <w:t xml:space="preserve">79. </w:t>
      </w:r>
      <w:r>
        <w:tab/>
        <w:t>Zhang H, Yohe T, Huang L, Entwistle S, Wu P, Yang Z, Busk PK, Xu Y, Yin Y. 2018. dbCAN2: a meta server for automated carbohydrate-active enzyme annotation. Nucleic Acids Res 46:W95–W101.</w:t>
      </w:r>
    </w:p>
    <w:p w14:paraId="514E3650" w14:textId="77777777" w:rsidR="001F2EEB" w:rsidRDefault="001F2EEB" w:rsidP="001F2EEB">
      <w:pPr>
        <w:pStyle w:val="Bibliography"/>
      </w:pPr>
      <w:r>
        <w:t xml:space="preserve">80. </w:t>
      </w:r>
      <w:r>
        <w:tab/>
        <w:t>Seemann T. 2014. Prokka: rapid prokaryotic genome annotation. Bioinformatics 30:2068–2069.</w:t>
      </w:r>
    </w:p>
    <w:p w14:paraId="40867E0B" w14:textId="77777777" w:rsidR="001F2EEB" w:rsidRDefault="001F2EEB" w:rsidP="001F2EEB">
      <w:pPr>
        <w:pStyle w:val="Bibliography"/>
      </w:pPr>
      <w:r>
        <w:t xml:space="preserve">81. </w:t>
      </w:r>
      <w:r>
        <w:tab/>
        <w:t>Li H, Durbin R. 2009. Fast and accurate short read alignment with Burrows–Wheeler transform. Bioinformatics 25:1754–1760.</w:t>
      </w:r>
    </w:p>
    <w:p w14:paraId="029E43D1" w14:textId="77777777" w:rsidR="001F2EEB" w:rsidRDefault="001F2EEB" w:rsidP="001F2EEB">
      <w:pPr>
        <w:pStyle w:val="Bibliography"/>
      </w:pPr>
      <w:r>
        <w:t xml:space="preserve">82. </w:t>
      </w:r>
      <w:r>
        <w:tab/>
        <w:t>Li H, Handsaker B, Wysoker A, Fennell T, Ruan J, Homer N, Marth G, Abecasis G, Durbin R, 1000 Genome Project Data Processing Subgroup. 2009. The Sequence Alignment/Map format and SAMtools. Bioinformatics 25:2078–2079.</w:t>
      </w:r>
    </w:p>
    <w:p w14:paraId="0C9C57E9" w14:textId="77777777" w:rsidR="001F2EEB" w:rsidRDefault="001F2EEB" w:rsidP="001F2EEB">
      <w:pPr>
        <w:pStyle w:val="Bibliography"/>
      </w:pPr>
      <w:r>
        <w:t xml:space="preserve">83. </w:t>
      </w:r>
      <w:r>
        <w:tab/>
        <w:t>Anders S, Pyl PT, Huber W. 2015. HTSeq—a Python framework to work with high-throughput sequencing data. Bioinformatics 31:166–169.</w:t>
      </w:r>
    </w:p>
    <w:p w14:paraId="64E534DA" w14:textId="77777777" w:rsidR="001F2EEB" w:rsidRDefault="001F2EEB" w:rsidP="001F2EEB">
      <w:pPr>
        <w:pStyle w:val="Bibliography"/>
      </w:pPr>
      <w:r>
        <w:t xml:space="preserve">84. </w:t>
      </w:r>
      <w:r>
        <w:tab/>
        <w:t>Nuccio EE, Starr E, Karaoz U, Brodie EL, Zhou J, Tringe SG, Malmstrom RR, Woyke T, Banfield JF, Firestone MK, Pett-Ridge J. 2020. Niche differentiation is spatially and temporally regulated in the rhizosphere. ISME J 14:999–1014.</w:t>
      </w:r>
    </w:p>
    <w:p w14:paraId="48296A4C" w14:textId="77777777" w:rsidR="001F2EEB" w:rsidRDefault="001F2EEB" w:rsidP="001F2EEB">
      <w:pPr>
        <w:pStyle w:val="Bibliography"/>
      </w:pPr>
      <w:r>
        <w:t xml:space="preserve">85. </w:t>
      </w:r>
      <w:r>
        <w:tab/>
        <w:t>Baker NR, Allison SD. 2017. Extracellular enzyme kinetics and thermodynamics along a climate gradient in southern California. Soil Biol Biochem 114:82–92.</w:t>
      </w:r>
    </w:p>
    <w:p w14:paraId="77DFD1BA" w14:textId="77777777" w:rsidR="001F2EEB" w:rsidRDefault="001F2EEB" w:rsidP="001F2EEB">
      <w:pPr>
        <w:pStyle w:val="Bibliography"/>
      </w:pPr>
      <w:r>
        <w:lastRenderedPageBreak/>
        <w:t xml:space="preserve">86. </w:t>
      </w:r>
      <w:r>
        <w:tab/>
        <w:t>German DP, Weintraub MN, Grandy AS, Lauber CL, Rinkes ZL, Allison SD. 2011. Optimization of hydrolytic and oxidative enzyme methods for ecosystem studies. 7. Soil Biol Biochem 43:1387–1397.</w:t>
      </w:r>
    </w:p>
    <w:p w14:paraId="607DD0E4" w14:textId="77777777" w:rsidR="001F2EEB" w:rsidRDefault="001F2EEB" w:rsidP="001F2EEB">
      <w:pPr>
        <w:pStyle w:val="Bibliography"/>
      </w:pPr>
      <w:r>
        <w:t xml:space="preserve">87. </w:t>
      </w:r>
      <w:r>
        <w:tab/>
        <w:t>Reed MC, Lieb A, Nijhout HF. 2010. The biological significance of substrate inhibition: A mechanism with diverse functions. 5. BioEssays 32:422–429.</w:t>
      </w:r>
    </w:p>
    <w:p w14:paraId="55C3B2A3" w14:textId="77777777" w:rsidR="001F2EEB" w:rsidRDefault="001F2EEB" w:rsidP="001F2EEB">
      <w:pPr>
        <w:pStyle w:val="Bibliography"/>
      </w:pPr>
      <w:r>
        <w:t xml:space="preserve">88. </w:t>
      </w:r>
      <w:r>
        <w:tab/>
        <w:t>Steen AD, Ziervogel K. 2012. Comment on the review by German et al. (2011) “Optimization of hydrolytic and oxidative enzyme methods for ecosystem studies” [Soil Biology &amp; Biochemistry 43: 1387–1397]. Soil Biol Biochem 48:196–197.</w:t>
      </w:r>
    </w:p>
    <w:p w14:paraId="4FA90210" w14:textId="77777777" w:rsidR="001F2EEB" w:rsidRDefault="001F2EEB" w:rsidP="001F2EEB">
      <w:pPr>
        <w:pStyle w:val="Bibliography"/>
      </w:pPr>
      <w:r>
        <w:t xml:space="preserve">89. </w:t>
      </w:r>
      <w:r>
        <w:tab/>
        <w:t>Wallenstein M, Weintraub M. 2008. Emerging tools for measuring and modeling the in situ activity of soil extracellular enzymes. 9. Soil Biol Biochem 40:2098–2106.</w:t>
      </w:r>
    </w:p>
    <w:p w14:paraId="3057C9F9" w14:textId="2401FEE7" w:rsidR="000D2913" w:rsidRPr="008D52F2" w:rsidRDefault="000D2913" w:rsidP="004F5140">
      <w:pPr>
        <w:widowControl w:val="0"/>
        <w:pBdr>
          <w:top w:val="nil"/>
          <w:left w:val="nil"/>
          <w:bottom w:val="nil"/>
          <w:right w:val="nil"/>
          <w:between w:val="nil"/>
        </w:pBdr>
        <w:spacing w:after="240"/>
        <w:ind w:left="504" w:hanging="504"/>
        <w:jc w:val="both"/>
      </w:pPr>
      <w:r>
        <w:fldChar w:fldCharType="end"/>
      </w:r>
    </w:p>
    <w:sectPr w:rsidR="000D2913" w:rsidRPr="008D52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Chung">
    <w15:presenceInfo w15:providerId="Windows Live" w15:userId="fdf24957ba71c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35603"/>
    <w:rsid w:val="00056757"/>
    <w:rsid w:val="000D19BA"/>
    <w:rsid w:val="000D2913"/>
    <w:rsid w:val="000D2D57"/>
    <w:rsid w:val="00104E77"/>
    <w:rsid w:val="00113F24"/>
    <w:rsid w:val="00143A67"/>
    <w:rsid w:val="0018166F"/>
    <w:rsid w:val="0019008F"/>
    <w:rsid w:val="001F2EEB"/>
    <w:rsid w:val="00201622"/>
    <w:rsid w:val="00204BCE"/>
    <w:rsid w:val="002562BA"/>
    <w:rsid w:val="002A79B9"/>
    <w:rsid w:val="002F27A6"/>
    <w:rsid w:val="003128B7"/>
    <w:rsid w:val="00341067"/>
    <w:rsid w:val="0036368B"/>
    <w:rsid w:val="004120B3"/>
    <w:rsid w:val="0041659A"/>
    <w:rsid w:val="00422690"/>
    <w:rsid w:val="00432045"/>
    <w:rsid w:val="00437536"/>
    <w:rsid w:val="00470789"/>
    <w:rsid w:val="004A1405"/>
    <w:rsid w:val="004A746A"/>
    <w:rsid w:val="004B064B"/>
    <w:rsid w:val="004B66C2"/>
    <w:rsid w:val="004D7F1D"/>
    <w:rsid w:val="004E1841"/>
    <w:rsid w:val="004F5140"/>
    <w:rsid w:val="005B12DA"/>
    <w:rsid w:val="005C19FE"/>
    <w:rsid w:val="005D3F11"/>
    <w:rsid w:val="005E09A7"/>
    <w:rsid w:val="00664D87"/>
    <w:rsid w:val="006A2EA1"/>
    <w:rsid w:val="006B4616"/>
    <w:rsid w:val="00743CAE"/>
    <w:rsid w:val="00751FE5"/>
    <w:rsid w:val="0076527E"/>
    <w:rsid w:val="00891032"/>
    <w:rsid w:val="008D52F2"/>
    <w:rsid w:val="008D6476"/>
    <w:rsid w:val="008E5922"/>
    <w:rsid w:val="00924BDD"/>
    <w:rsid w:val="00987D7B"/>
    <w:rsid w:val="009D7D93"/>
    <w:rsid w:val="00A55B02"/>
    <w:rsid w:val="00A76A38"/>
    <w:rsid w:val="00AA3E19"/>
    <w:rsid w:val="00AD1260"/>
    <w:rsid w:val="00B50A4B"/>
    <w:rsid w:val="00C41CBD"/>
    <w:rsid w:val="00C456CC"/>
    <w:rsid w:val="00C608AC"/>
    <w:rsid w:val="00C911D0"/>
    <w:rsid w:val="00CE3A3F"/>
    <w:rsid w:val="00D14E67"/>
    <w:rsid w:val="00D679B2"/>
    <w:rsid w:val="00E0710F"/>
    <w:rsid w:val="00E166F8"/>
    <w:rsid w:val="00E43F7F"/>
    <w:rsid w:val="00E576F8"/>
    <w:rsid w:val="00E7168D"/>
    <w:rsid w:val="00E85CB3"/>
    <w:rsid w:val="00EB0654"/>
    <w:rsid w:val="00F32350"/>
    <w:rsid w:val="00F91B65"/>
    <w:rsid w:val="00FC42A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 w:type="paragraph" w:styleId="Revision">
    <w:name w:val="Revision"/>
    <w:hidden/>
    <w:uiPriority w:val="99"/>
    <w:semiHidden/>
    <w:rsid w:val="00470789"/>
    <w:pPr>
      <w:spacing w:line="240" w:lineRule="auto"/>
    </w:pPr>
  </w:style>
  <w:style w:type="paragraph" w:styleId="Bibliography">
    <w:name w:val="Bibliography"/>
    <w:basedOn w:val="Normal"/>
    <w:next w:val="Normal"/>
    <w:uiPriority w:val="37"/>
    <w:unhideWhenUsed/>
    <w:rsid w:val="000D2913"/>
    <w:pPr>
      <w:tabs>
        <w:tab w:val="left" w:pos="384"/>
      </w:tabs>
      <w:spacing w:after="24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zotero.org/google-docs/?WW6Ky0" TargetMode="External"/><Relationship Id="rId4" Type="http://schemas.openxmlformats.org/officeDocument/2006/relationships/hyperlink" Target="mailto:ashish.malik@ed.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489</TotalTime>
  <Pages>1</Pages>
  <Words>68564</Words>
  <Characters>390821</Characters>
  <Application>Microsoft Office Word</Application>
  <DocSecurity>0</DocSecurity>
  <Lines>3256</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Chung</cp:lastModifiedBy>
  <cp:revision>23</cp:revision>
  <dcterms:created xsi:type="dcterms:W3CDTF">2025-10-04T15:48:00Z</dcterms:created>
  <dcterms:modified xsi:type="dcterms:W3CDTF">2025-10-23T06:49:00Z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id="KaJIDKUU"/&gt;&lt;style id="http://www.zotero.org/styles/american-society-for-microbiology"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